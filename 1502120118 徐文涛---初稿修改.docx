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D72A3B" w14:textId="77777777" w:rsidR="00037415" w:rsidRDefault="00234A3F">
      <w:pPr>
        <w:spacing w:line="240" w:lineRule="auto"/>
        <w:ind w:firstLine="560"/>
        <w:rPr>
          <w:rFonts w:ascii="仿宋_GB2312" w:eastAsia="仿宋_GB2312" w:hAnsi="宋体"/>
          <w:bCs/>
          <w:color w:val="000000"/>
          <w:sz w:val="28"/>
          <w:szCs w:val="28"/>
        </w:rPr>
      </w:pPr>
      <w:r>
        <w:rPr>
          <w:rFonts w:ascii="仿宋_GB2312" w:eastAsia="仿宋_GB2312" w:hAnsi="宋体" w:hint="eastAsia"/>
          <w:bCs/>
          <w:color w:val="000000"/>
          <w:sz w:val="28"/>
          <w:szCs w:val="28"/>
        </w:rPr>
        <w:t>附件</w:t>
      </w:r>
      <w:r>
        <w:rPr>
          <w:rFonts w:ascii="仿宋_GB2312" w:eastAsia="仿宋_GB2312" w:hAnsi="宋体"/>
          <w:bCs/>
          <w:color w:val="000000"/>
          <w:sz w:val="28"/>
          <w:szCs w:val="28"/>
        </w:rPr>
        <w:t>3</w:t>
      </w:r>
      <w:r>
        <w:rPr>
          <w:rFonts w:ascii="仿宋_GB2312" w:eastAsia="仿宋_GB2312" w:hAnsi="宋体" w:hint="eastAsia"/>
          <w:bCs/>
          <w:color w:val="000000"/>
          <w:sz w:val="28"/>
          <w:szCs w:val="28"/>
        </w:rPr>
        <w:t>：</w:t>
      </w:r>
    </w:p>
    <w:p w14:paraId="617BD7EC" w14:textId="77777777" w:rsidR="00037415" w:rsidRDefault="00234A3F">
      <w:pPr>
        <w:spacing w:line="240" w:lineRule="auto"/>
        <w:ind w:firstLine="560"/>
        <w:rPr>
          <w:sz w:val="28"/>
          <w:szCs w:val="28"/>
        </w:rPr>
      </w:pPr>
      <w:r>
        <w:rPr>
          <w:rFonts w:hint="eastAsia"/>
          <w:sz w:val="28"/>
          <w:szCs w:val="28"/>
        </w:rPr>
        <w:t>编号：</w:t>
      </w:r>
      <w:r>
        <w:rPr>
          <w:rFonts w:hint="eastAsia"/>
          <w:sz w:val="28"/>
          <w:szCs w:val="28"/>
        </w:rPr>
        <w:t xml:space="preserve">                                   </w:t>
      </w:r>
      <w:r>
        <w:rPr>
          <w:rFonts w:hint="eastAsia"/>
          <w:sz w:val="28"/>
          <w:szCs w:val="28"/>
        </w:rPr>
        <w:t>单位代码：</w:t>
      </w:r>
      <w:r>
        <w:rPr>
          <w:rFonts w:hint="eastAsia"/>
          <w:sz w:val="28"/>
          <w:szCs w:val="28"/>
        </w:rPr>
        <w:t>14439</w:t>
      </w:r>
    </w:p>
    <w:p w14:paraId="6717654E" w14:textId="77777777" w:rsidR="00037415" w:rsidRDefault="00037415">
      <w:pPr>
        <w:spacing w:line="240" w:lineRule="auto"/>
      </w:pPr>
    </w:p>
    <w:p w14:paraId="079642BF" w14:textId="77777777" w:rsidR="00037415" w:rsidRDefault="00234A3F">
      <w:pPr>
        <w:spacing w:line="240" w:lineRule="auto"/>
      </w:pPr>
      <w:r>
        <w:rPr>
          <w:noProof/>
        </w:rPr>
        <w:drawing>
          <wp:anchor distT="0" distB="0" distL="114300" distR="114300" simplePos="0" relativeHeight="251668480" behindDoc="0" locked="0" layoutInCell="1" allowOverlap="1" wp14:anchorId="0328D75F" wp14:editId="50DB1819">
            <wp:simplePos x="0" y="0"/>
            <wp:positionH relativeFrom="column">
              <wp:posOffset>382270</wp:posOffset>
            </wp:positionH>
            <wp:positionV relativeFrom="paragraph">
              <wp:posOffset>130175</wp:posOffset>
            </wp:positionV>
            <wp:extent cx="4961255" cy="1043940"/>
            <wp:effectExtent l="0" t="0" r="6985" b="7620"/>
            <wp:wrapNone/>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6"/>
                    <a:stretch>
                      <a:fillRect/>
                    </a:stretch>
                  </pic:blipFill>
                  <pic:spPr>
                    <a:xfrm>
                      <a:off x="0" y="0"/>
                      <a:ext cx="4961255" cy="1043940"/>
                    </a:xfrm>
                    <a:prstGeom prst="rect">
                      <a:avLst/>
                    </a:prstGeom>
                    <a:noFill/>
                    <a:ln>
                      <a:noFill/>
                    </a:ln>
                  </pic:spPr>
                </pic:pic>
              </a:graphicData>
            </a:graphic>
          </wp:anchor>
        </w:drawing>
      </w:r>
    </w:p>
    <w:p w14:paraId="2A8B51F6" w14:textId="77777777" w:rsidR="00037415" w:rsidRDefault="00037415">
      <w:pPr>
        <w:spacing w:line="240" w:lineRule="auto"/>
      </w:pPr>
    </w:p>
    <w:p w14:paraId="3DD4032A" w14:textId="77777777" w:rsidR="00037415" w:rsidRDefault="00037415">
      <w:pPr>
        <w:spacing w:line="240" w:lineRule="auto"/>
      </w:pPr>
    </w:p>
    <w:p w14:paraId="098A2FF6" w14:textId="77777777" w:rsidR="00037415" w:rsidRDefault="00037415">
      <w:pPr>
        <w:spacing w:line="240" w:lineRule="auto"/>
      </w:pPr>
    </w:p>
    <w:p w14:paraId="155EB1B5" w14:textId="77777777" w:rsidR="00037415" w:rsidRDefault="00037415">
      <w:pPr>
        <w:spacing w:line="240" w:lineRule="auto"/>
      </w:pPr>
    </w:p>
    <w:p w14:paraId="6CD42F37" w14:textId="77777777" w:rsidR="00037415" w:rsidRDefault="00037415">
      <w:pPr>
        <w:spacing w:line="240" w:lineRule="auto"/>
      </w:pPr>
    </w:p>
    <w:p w14:paraId="23242F3E" w14:textId="77777777" w:rsidR="00037415" w:rsidRDefault="00037415">
      <w:pPr>
        <w:spacing w:line="240" w:lineRule="auto"/>
      </w:pPr>
    </w:p>
    <w:p w14:paraId="3E35247B" w14:textId="77777777" w:rsidR="00037415" w:rsidRDefault="00037415">
      <w:pPr>
        <w:spacing w:line="240" w:lineRule="auto"/>
        <w:jc w:val="center"/>
      </w:pPr>
    </w:p>
    <w:p w14:paraId="17C55D0D" w14:textId="77777777" w:rsidR="00037415" w:rsidRDefault="00234A3F">
      <w:pPr>
        <w:spacing w:line="240" w:lineRule="auto"/>
        <w:ind w:firstLine="1446"/>
        <w:jc w:val="center"/>
        <w:rPr>
          <w:rFonts w:ascii="宋体" w:hAnsi="宋体"/>
          <w:b/>
        </w:rPr>
      </w:pPr>
      <w:r>
        <w:rPr>
          <w:rFonts w:ascii="宋体" w:hAnsi="宋体" w:hint="eastAsia"/>
          <w:b/>
          <w:sz w:val="72"/>
        </w:rPr>
        <w:t>本科毕业设计（论文）</w:t>
      </w:r>
    </w:p>
    <w:p w14:paraId="098F7173" w14:textId="77777777" w:rsidR="00037415" w:rsidRDefault="00037415">
      <w:pPr>
        <w:snapToGrid w:val="0"/>
        <w:spacing w:line="240" w:lineRule="auto"/>
        <w:ind w:firstLineChars="760" w:firstLine="2736"/>
        <w:rPr>
          <w:sz w:val="36"/>
        </w:rPr>
      </w:pPr>
    </w:p>
    <w:p w14:paraId="5F000551" w14:textId="77777777" w:rsidR="00037415" w:rsidRDefault="00037415">
      <w:pPr>
        <w:snapToGrid w:val="0"/>
        <w:spacing w:line="240" w:lineRule="auto"/>
        <w:ind w:firstLineChars="760" w:firstLine="2736"/>
        <w:rPr>
          <w:sz w:val="36"/>
        </w:rPr>
      </w:pPr>
    </w:p>
    <w:p w14:paraId="1ED8EBA4" w14:textId="77777777" w:rsidR="00037415" w:rsidRDefault="00234A3F">
      <w:pPr>
        <w:snapToGrid w:val="0"/>
        <w:spacing w:line="240" w:lineRule="auto"/>
        <w:ind w:firstLineChars="213" w:firstLine="682"/>
        <w:rPr>
          <w:sz w:val="32"/>
          <w:szCs w:val="32"/>
        </w:rPr>
      </w:pPr>
      <w:r>
        <w:rPr>
          <w:rFonts w:hint="eastAsia"/>
          <w:sz w:val="32"/>
          <w:szCs w:val="32"/>
        </w:rPr>
        <w:t>题</w:t>
      </w:r>
      <w:r>
        <w:rPr>
          <w:rFonts w:hint="eastAsia"/>
          <w:sz w:val="32"/>
          <w:szCs w:val="32"/>
        </w:rPr>
        <w:t xml:space="preserve">    </w:t>
      </w:r>
      <w:r>
        <w:rPr>
          <w:rFonts w:hint="eastAsia"/>
          <w:sz w:val="32"/>
          <w:szCs w:val="32"/>
        </w:rPr>
        <w:t>目：</w:t>
      </w:r>
      <w:r>
        <w:rPr>
          <w:sz w:val="32"/>
          <w:szCs w:val="32"/>
          <w:u w:val="single"/>
        </w:rPr>
        <w:t xml:space="preserve">      </w:t>
      </w:r>
      <w:r>
        <w:rPr>
          <w:rFonts w:ascii="Calibri" w:hAnsi="Calibri" w:hint="eastAsia"/>
          <w:sz w:val="32"/>
          <w:szCs w:val="32"/>
          <w:u w:val="single"/>
        </w:rPr>
        <w:t>基于</w:t>
      </w:r>
      <w:r>
        <w:rPr>
          <w:rFonts w:ascii="Calibri" w:hAnsi="Calibri" w:hint="eastAsia"/>
          <w:sz w:val="32"/>
          <w:szCs w:val="32"/>
          <w:u w:val="single"/>
        </w:rPr>
        <w:t>STM32</w:t>
      </w:r>
      <w:r>
        <w:rPr>
          <w:rFonts w:ascii="Calibri" w:hAnsi="Calibri" w:hint="eastAsia"/>
          <w:sz w:val="32"/>
          <w:szCs w:val="32"/>
          <w:u w:val="single"/>
        </w:rPr>
        <w:t>的智能楼宇设计</w:t>
      </w:r>
      <w:r>
        <w:rPr>
          <w:sz w:val="32"/>
          <w:szCs w:val="32"/>
          <w:u w:val="single"/>
        </w:rPr>
        <w:t xml:space="preserve">                         </w:t>
      </w:r>
    </w:p>
    <w:p w14:paraId="02D4A5AF" w14:textId="77777777" w:rsidR="00037415" w:rsidRDefault="00037415">
      <w:pPr>
        <w:snapToGrid w:val="0"/>
        <w:spacing w:line="240" w:lineRule="auto"/>
        <w:ind w:firstLineChars="213" w:firstLine="682"/>
        <w:rPr>
          <w:sz w:val="32"/>
          <w:szCs w:val="32"/>
        </w:rPr>
      </w:pPr>
    </w:p>
    <w:p w14:paraId="32E4D968" w14:textId="77777777" w:rsidR="00037415" w:rsidRDefault="00234A3F">
      <w:pPr>
        <w:snapToGrid w:val="0"/>
        <w:spacing w:line="240" w:lineRule="auto"/>
        <w:ind w:firstLineChars="213" w:firstLine="682"/>
        <w:rPr>
          <w:sz w:val="32"/>
          <w:szCs w:val="32"/>
        </w:rPr>
      </w:pPr>
      <w:r>
        <w:rPr>
          <w:rFonts w:hint="eastAsia"/>
          <w:sz w:val="32"/>
          <w:szCs w:val="32"/>
        </w:rPr>
        <w:t>学</w:t>
      </w:r>
      <w:r>
        <w:rPr>
          <w:rFonts w:hint="eastAsia"/>
          <w:sz w:val="32"/>
          <w:szCs w:val="32"/>
        </w:rPr>
        <w:t xml:space="preserve">    </w:t>
      </w:r>
      <w:r>
        <w:rPr>
          <w:rFonts w:hint="eastAsia"/>
          <w:sz w:val="32"/>
          <w:szCs w:val="32"/>
        </w:rPr>
        <w:t>院：</w:t>
      </w:r>
      <w:r>
        <w:rPr>
          <w:sz w:val="32"/>
          <w:szCs w:val="32"/>
          <w:u w:val="single"/>
        </w:rPr>
        <w:t xml:space="preserve">      </w:t>
      </w:r>
      <w:r>
        <w:rPr>
          <w:rFonts w:ascii="Calibri" w:hAnsi="Calibri" w:hint="eastAsia"/>
          <w:sz w:val="32"/>
          <w:szCs w:val="32"/>
          <w:u w:val="single"/>
        </w:rPr>
        <w:t>机械电子工程学院</w:t>
      </w:r>
      <w:r>
        <w:rPr>
          <w:sz w:val="32"/>
          <w:szCs w:val="32"/>
          <w:u w:val="single"/>
        </w:rPr>
        <w:t xml:space="preserve">                        </w:t>
      </w:r>
    </w:p>
    <w:p w14:paraId="1075326B" w14:textId="77777777" w:rsidR="00037415" w:rsidRDefault="00037415">
      <w:pPr>
        <w:snapToGrid w:val="0"/>
        <w:spacing w:line="240" w:lineRule="auto"/>
        <w:ind w:firstLineChars="213" w:firstLine="682"/>
        <w:rPr>
          <w:sz w:val="32"/>
          <w:szCs w:val="32"/>
        </w:rPr>
      </w:pPr>
    </w:p>
    <w:p w14:paraId="7B1BEFDC" w14:textId="77777777" w:rsidR="00037415" w:rsidRDefault="00234A3F">
      <w:pPr>
        <w:snapToGrid w:val="0"/>
        <w:spacing w:line="240" w:lineRule="auto"/>
        <w:ind w:firstLineChars="213" w:firstLine="682"/>
        <w:rPr>
          <w:sz w:val="32"/>
          <w:szCs w:val="32"/>
        </w:rPr>
      </w:pPr>
      <w:r>
        <w:rPr>
          <w:rFonts w:hint="eastAsia"/>
          <w:sz w:val="32"/>
          <w:szCs w:val="32"/>
        </w:rPr>
        <w:t>专</w:t>
      </w:r>
      <w:r>
        <w:rPr>
          <w:rFonts w:hint="eastAsia"/>
          <w:sz w:val="32"/>
          <w:szCs w:val="32"/>
        </w:rPr>
        <w:t xml:space="preserve">    </w:t>
      </w:r>
      <w:r>
        <w:rPr>
          <w:rFonts w:hint="eastAsia"/>
          <w:sz w:val="32"/>
          <w:szCs w:val="32"/>
        </w:rPr>
        <w:t>业：</w:t>
      </w:r>
      <w:r>
        <w:rPr>
          <w:sz w:val="32"/>
          <w:szCs w:val="32"/>
          <w:u w:val="single"/>
        </w:rPr>
        <w:t xml:space="preserve">      </w:t>
      </w:r>
      <w:r>
        <w:rPr>
          <w:rFonts w:ascii="Calibri" w:hAnsi="Calibri" w:hint="eastAsia"/>
          <w:sz w:val="32"/>
          <w:szCs w:val="32"/>
          <w:u w:val="single"/>
        </w:rPr>
        <w:t>电气工程及其自动化</w:t>
      </w:r>
      <w:r>
        <w:rPr>
          <w:rFonts w:ascii="Calibri" w:hAnsi="Calibri" w:hint="eastAsia"/>
          <w:sz w:val="32"/>
          <w:szCs w:val="32"/>
          <w:u w:val="single"/>
        </w:rPr>
        <w:t xml:space="preserve"> </w:t>
      </w:r>
      <w:r>
        <w:rPr>
          <w:sz w:val="32"/>
          <w:szCs w:val="32"/>
          <w:u w:val="single"/>
        </w:rPr>
        <w:t xml:space="preserve">                         </w:t>
      </w:r>
    </w:p>
    <w:p w14:paraId="79CDC594" w14:textId="77777777" w:rsidR="00037415" w:rsidRDefault="00037415">
      <w:pPr>
        <w:snapToGrid w:val="0"/>
        <w:spacing w:line="240" w:lineRule="auto"/>
        <w:ind w:firstLineChars="213" w:firstLine="682"/>
        <w:rPr>
          <w:sz w:val="32"/>
          <w:szCs w:val="32"/>
        </w:rPr>
      </w:pPr>
    </w:p>
    <w:p w14:paraId="6621A5F1" w14:textId="77777777" w:rsidR="00037415" w:rsidRDefault="00234A3F">
      <w:pPr>
        <w:snapToGrid w:val="0"/>
        <w:spacing w:line="240" w:lineRule="auto"/>
        <w:ind w:firstLineChars="213" w:firstLine="682"/>
        <w:rPr>
          <w:sz w:val="32"/>
          <w:szCs w:val="32"/>
        </w:rPr>
      </w:pPr>
      <w:r>
        <w:rPr>
          <w:rFonts w:hint="eastAsia"/>
          <w:sz w:val="32"/>
          <w:szCs w:val="32"/>
        </w:rPr>
        <w:t>班</w:t>
      </w:r>
      <w:r>
        <w:rPr>
          <w:rFonts w:hint="eastAsia"/>
          <w:sz w:val="32"/>
          <w:szCs w:val="32"/>
        </w:rPr>
        <w:t xml:space="preserve">    </w:t>
      </w:r>
      <w:r>
        <w:rPr>
          <w:rFonts w:hint="eastAsia"/>
          <w:sz w:val="32"/>
          <w:szCs w:val="32"/>
        </w:rPr>
        <w:t>级：</w:t>
      </w:r>
      <w:r>
        <w:rPr>
          <w:sz w:val="32"/>
          <w:szCs w:val="32"/>
          <w:u w:val="single"/>
        </w:rPr>
        <w:t xml:space="preserve">      </w:t>
      </w:r>
      <w:r>
        <w:rPr>
          <w:rFonts w:ascii="Calibri" w:hAnsi="Calibri" w:hint="eastAsia"/>
          <w:sz w:val="32"/>
          <w:szCs w:val="32"/>
          <w:u w:val="single"/>
        </w:rPr>
        <w:t>一班</w:t>
      </w:r>
      <w:r>
        <w:rPr>
          <w:sz w:val="32"/>
          <w:szCs w:val="32"/>
          <w:u w:val="single"/>
        </w:rPr>
        <w:t xml:space="preserve">  </w:t>
      </w:r>
      <w:r>
        <w:rPr>
          <w:rFonts w:hint="eastAsia"/>
          <w:sz w:val="32"/>
          <w:szCs w:val="32"/>
          <w:u w:val="single"/>
        </w:rPr>
        <w:t xml:space="preserve">   </w:t>
      </w:r>
      <w:r>
        <w:rPr>
          <w:sz w:val="32"/>
          <w:szCs w:val="32"/>
          <w:u w:val="single"/>
        </w:rPr>
        <w:t xml:space="preserve">                       </w:t>
      </w:r>
    </w:p>
    <w:p w14:paraId="33E7ED09" w14:textId="77777777" w:rsidR="00037415" w:rsidRDefault="00037415">
      <w:pPr>
        <w:snapToGrid w:val="0"/>
        <w:spacing w:line="240" w:lineRule="auto"/>
        <w:ind w:firstLineChars="213" w:firstLine="682"/>
        <w:rPr>
          <w:sz w:val="32"/>
          <w:szCs w:val="32"/>
        </w:rPr>
      </w:pPr>
    </w:p>
    <w:p w14:paraId="637D4DFB" w14:textId="77777777" w:rsidR="00037415" w:rsidRDefault="00234A3F">
      <w:pPr>
        <w:snapToGrid w:val="0"/>
        <w:spacing w:line="240" w:lineRule="auto"/>
        <w:ind w:firstLineChars="213" w:firstLine="682"/>
        <w:rPr>
          <w:sz w:val="32"/>
          <w:szCs w:val="32"/>
        </w:rPr>
      </w:pPr>
      <w:r>
        <w:rPr>
          <w:rFonts w:hint="eastAsia"/>
          <w:sz w:val="32"/>
          <w:szCs w:val="32"/>
        </w:rPr>
        <w:t>学生姓名：</w:t>
      </w:r>
      <w:r>
        <w:rPr>
          <w:sz w:val="32"/>
          <w:szCs w:val="32"/>
          <w:u w:val="single"/>
        </w:rPr>
        <w:t xml:space="preserve">      </w:t>
      </w:r>
      <w:r>
        <w:rPr>
          <w:rFonts w:ascii="Calibri" w:hAnsi="Calibri" w:hint="eastAsia"/>
          <w:sz w:val="32"/>
          <w:szCs w:val="32"/>
          <w:u w:val="single"/>
        </w:rPr>
        <w:t>徐文涛</w:t>
      </w:r>
      <w:r>
        <w:rPr>
          <w:rFonts w:ascii="Calibri" w:hAnsi="Calibri" w:hint="eastAsia"/>
          <w:sz w:val="32"/>
          <w:szCs w:val="32"/>
          <w:u w:val="single"/>
        </w:rPr>
        <w:t xml:space="preserve"> </w:t>
      </w:r>
      <w:r>
        <w:rPr>
          <w:sz w:val="32"/>
          <w:szCs w:val="32"/>
          <w:u w:val="single"/>
        </w:rPr>
        <w:t xml:space="preserve">                         </w:t>
      </w:r>
    </w:p>
    <w:p w14:paraId="59257C9C" w14:textId="77777777" w:rsidR="00037415" w:rsidRDefault="00037415">
      <w:pPr>
        <w:snapToGrid w:val="0"/>
        <w:spacing w:line="240" w:lineRule="auto"/>
        <w:ind w:firstLineChars="213" w:firstLine="682"/>
        <w:rPr>
          <w:sz w:val="32"/>
          <w:szCs w:val="32"/>
        </w:rPr>
      </w:pPr>
    </w:p>
    <w:p w14:paraId="0E2A5221" w14:textId="77777777" w:rsidR="00037415" w:rsidRDefault="00234A3F">
      <w:pPr>
        <w:snapToGrid w:val="0"/>
        <w:spacing w:line="240" w:lineRule="auto"/>
        <w:ind w:firstLineChars="213" w:firstLine="682"/>
        <w:rPr>
          <w:sz w:val="32"/>
          <w:szCs w:val="32"/>
        </w:rPr>
      </w:pPr>
      <w:r>
        <w:rPr>
          <w:rFonts w:hint="eastAsia"/>
          <w:sz w:val="32"/>
          <w:szCs w:val="32"/>
        </w:rPr>
        <w:t>学生学号：</w:t>
      </w:r>
      <w:r>
        <w:rPr>
          <w:sz w:val="32"/>
          <w:szCs w:val="32"/>
          <w:u w:val="single"/>
        </w:rPr>
        <w:t xml:space="preserve">      </w:t>
      </w:r>
      <w:r>
        <w:rPr>
          <w:rFonts w:ascii="Calibri" w:hAnsi="Calibri" w:hint="eastAsia"/>
          <w:sz w:val="32"/>
          <w:szCs w:val="32"/>
          <w:u w:val="single"/>
        </w:rPr>
        <w:t xml:space="preserve">1502120118 </w:t>
      </w:r>
      <w:r>
        <w:rPr>
          <w:sz w:val="32"/>
          <w:szCs w:val="32"/>
          <w:u w:val="single"/>
        </w:rPr>
        <w:t xml:space="preserve">                         </w:t>
      </w:r>
    </w:p>
    <w:p w14:paraId="089D6D38" w14:textId="77777777" w:rsidR="00037415" w:rsidRDefault="00037415">
      <w:pPr>
        <w:snapToGrid w:val="0"/>
        <w:spacing w:line="240" w:lineRule="auto"/>
        <w:ind w:firstLineChars="213" w:firstLine="682"/>
        <w:rPr>
          <w:sz w:val="32"/>
          <w:szCs w:val="32"/>
        </w:rPr>
      </w:pPr>
    </w:p>
    <w:p w14:paraId="1A73BDC9" w14:textId="77777777" w:rsidR="00037415" w:rsidRDefault="00234A3F">
      <w:pPr>
        <w:snapToGrid w:val="0"/>
        <w:spacing w:line="240" w:lineRule="auto"/>
        <w:ind w:firstLineChars="213" w:firstLine="682"/>
        <w:rPr>
          <w:sz w:val="32"/>
          <w:szCs w:val="32"/>
        </w:rPr>
      </w:pPr>
      <w:r>
        <w:rPr>
          <w:rFonts w:hint="eastAsia"/>
          <w:sz w:val="32"/>
          <w:szCs w:val="32"/>
        </w:rPr>
        <w:t>指导教师：</w:t>
      </w:r>
      <w:r>
        <w:rPr>
          <w:sz w:val="32"/>
          <w:szCs w:val="32"/>
          <w:u w:val="single"/>
        </w:rPr>
        <w:t xml:space="preserve">      </w:t>
      </w:r>
      <w:r>
        <w:rPr>
          <w:rFonts w:ascii="Calibri" w:hAnsi="Calibri" w:hint="eastAsia"/>
          <w:sz w:val="32"/>
          <w:szCs w:val="32"/>
          <w:u w:val="single"/>
        </w:rPr>
        <w:t>宋卫海</w:t>
      </w:r>
      <w:r>
        <w:rPr>
          <w:rFonts w:ascii="Calibri" w:hAnsi="Calibri" w:hint="eastAsia"/>
          <w:sz w:val="32"/>
          <w:szCs w:val="32"/>
          <w:u w:val="single"/>
        </w:rPr>
        <w:t xml:space="preserve"> </w:t>
      </w:r>
      <w:r>
        <w:rPr>
          <w:sz w:val="32"/>
          <w:szCs w:val="32"/>
          <w:u w:val="single"/>
        </w:rPr>
        <w:t xml:space="preserve">                         </w:t>
      </w:r>
    </w:p>
    <w:p w14:paraId="65448396" w14:textId="77777777" w:rsidR="00037415" w:rsidRDefault="00037415">
      <w:pPr>
        <w:snapToGrid w:val="0"/>
        <w:spacing w:line="240" w:lineRule="auto"/>
        <w:ind w:firstLineChars="213" w:firstLine="682"/>
        <w:rPr>
          <w:sz w:val="32"/>
          <w:szCs w:val="32"/>
        </w:rPr>
      </w:pPr>
    </w:p>
    <w:p w14:paraId="1078FAD8" w14:textId="77777777" w:rsidR="00037415" w:rsidRDefault="00234A3F">
      <w:pPr>
        <w:snapToGrid w:val="0"/>
        <w:spacing w:line="240" w:lineRule="auto"/>
        <w:ind w:firstLineChars="213" w:firstLine="682"/>
        <w:rPr>
          <w:sz w:val="32"/>
          <w:szCs w:val="32"/>
          <w:u w:val="single"/>
        </w:rPr>
      </w:pPr>
      <w:r>
        <w:rPr>
          <w:rFonts w:hint="eastAsia"/>
          <w:sz w:val="32"/>
          <w:szCs w:val="32"/>
        </w:rPr>
        <w:t>完成日期：</w:t>
      </w:r>
      <w:r>
        <w:rPr>
          <w:sz w:val="32"/>
          <w:szCs w:val="32"/>
          <w:u w:val="single"/>
        </w:rPr>
        <w:t xml:space="preserve">      </w:t>
      </w:r>
      <w:r>
        <w:rPr>
          <w:rFonts w:hint="eastAsia"/>
          <w:sz w:val="32"/>
          <w:szCs w:val="32"/>
          <w:u w:val="single"/>
        </w:rPr>
        <w:t>2019.4.8</w:t>
      </w:r>
      <w:r>
        <w:rPr>
          <w:sz w:val="32"/>
          <w:szCs w:val="32"/>
          <w:u w:val="single"/>
        </w:rPr>
        <w:t xml:space="preserve">                         </w:t>
      </w:r>
    </w:p>
    <w:p w14:paraId="0C3BF2C9" w14:textId="77777777" w:rsidR="00037415" w:rsidRDefault="00037415">
      <w:pPr>
        <w:snapToGrid w:val="0"/>
        <w:spacing w:line="240" w:lineRule="auto"/>
        <w:ind w:firstLineChars="213" w:firstLine="682"/>
        <w:rPr>
          <w:sz w:val="32"/>
          <w:szCs w:val="32"/>
          <w:u w:val="single"/>
        </w:rPr>
      </w:pPr>
    </w:p>
    <w:p w14:paraId="72DDB2FA" w14:textId="77777777" w:rsidR="00037415" w:rsidRDefault="00037415">
      <w:pPr>
        <w:snapToGrid w:val="0"/>
        <w:spacing w:line="240" w:lineRule="auto"/>
        <w:ind w:firstLineChars="213" w:firstLine="682"/>
        <w:rPr>
          <w:sz w:val="32"/>
          <w:szCs w:val="32"/>
          <w:u w:val="single"/>
        </w:rPr>
      </w:pPr>
    </w:p>
    <w:p w14:paraId="3E28163C" w14:textId="77777777" w:rsidR="00037415" w:rsidRDefault="00037415">
      <w:pPr>
        <w:snapToGrid w:val="0"/>
        <w:spacing w:line="240" w:lineRule="auto"/>
        <w:ind w:firstLineChars="213" w:firstLine="682"/>
        <w:rPr>
          <w:sz w:val="32"/>
          <w:szCs w:val="32"/>
          <w:u w:val="single"/>
        </w:rPr>
      </w:pPr>
    </w:p>
    <w:p w14:paraId="22E9C78D" w14:textId="77777777" w:rsidR="00037415" w:rsidRDefault="00037415">
      <w:pPr>
        <w:snapToGrid w:val="0"/>
        <w:spacing w:line="240" w:lineRule="auto"/>
        <w:ind w:firstLineChars="213" w:firstLine="682"/>
        <w:rPr>
          <w:sz w:val="32"/>
          <w:szCs w:val="32"/>
          <w:u w:val="single"/>
        </w:rPr>
      </w:pPr>
    </w:p>
    <w:p w14:paraId="7D993832" w14:textId="77777777" w:rsidR="00037415" w:rsidRDefault="00234A3F">
      <w:pPr>
        <w:snapToGrid w:val="0"/>
        <w:spacing w:line="240" w:lineRule="auto"/>
        <w:ind w:firstLineChars="213" w:firstLine="639"/>
        <w:jc w:val="center"/>
        <w:rPr>
          <w:rFonts w:ascii="黑体" w:eastAsia="黑体" w:hAnsi="黑体" w:cs="黑体"/>
          <w:sz w:val="32"/>
          <w:szCs w:val="32"/>
        </w:rPr>
      </w:pPr>
      <w:r>
        <w:rPr>
          <w:rFonts w:ascii="楷体_GB2312" w:eastAsia="楷体_GB2312" w:hAnsi="楷体"/>
          <w:sz w:val="30"/>
          <w:szCs w:val="30"/>
        </w:rPr>
        <w:t>山东农业工程学院制</w:t>
      </w:r>
    </w:p>
    <w:p w14:paraId="7A0DDD68" w14:textId="77777777" w:rsidR="00037415" w:rsidRDefault="00234A3F">
      <w:pPr>
        <w:ind w:firstLineChars="600" w:firstLine="1920"/>
        <w:rPr>
          <w:rFonts w:ascii="黑体" w:eastAsia="黑体" w:hAnsi="黑体" w:cs="黑体"/>
          <w:sz w:val="32"/>
          <w:szCs w:val="32"/>
        </w:rPr>
      </w:pPr>
      <w:r>
        <w:rPr>
          <w:rFonts w:ascii="黑体" w:eastAsia="黑体" w:hAnsi="黑体" w:cs="黑体" w:hint="eastAsia"/>
          <w:sz w:val="32"/>
          <w:szCs w:val="32"/>
        </w:rPr>
        <w:lastRenderedPageBreak/>
        <w:t>毕业设计（论文）诚信声明书</w:t>
      </w:r>
    </w:p>
    <w:p w14:paraId="00F3D9BE" w14:textId="77777777" w:rsidR="00037415" w:rsidRDefault="00234A3F">
      <w:pPr>
        <w:ind w:firstLineChars="496" w:firstLine="1587"/>
        <w:rPr>
          <w:rFonts w:ascii="黑体" w:eastAsia="黑体" w:hAnsi="黑体" w:cs="黑体"/>
          <w:sz w:val="32"/>
          <w:szCs w:val="32"/>
        </w:rPr>
      </w:pPr>
      <w:r>
        <w:rPr>
          <w:rFonts w:ascii="黑体" w:eastAsia="黑体" w:hAnsi="黑体" w:cs="黑体" w:hint="eastAsia"/>
          <w:sz w:val="32"/>
          <w:szCs w:val="32"/>
        </w:rPr>
        <w:t> </w:t>
      </w:r>
    </w:p>
    <w:p w14:paraId="25F50459" w14:textId="77777777" w:rsidR="00037415" w:rsidRDefault="00234A3F">
      <w:pPr>
        <w:ind w:firstLine="560"/>
        <w:rPr>
          <w:rFonts w:ascii="宋体" w:hAnsi="宋体" w:cs="宋体"/>
          <w:color w:val="383838"/>
          <w:kern w:val="0"/>
        </w:rPr>
      </w:pPr>
      <w:r>
        <w:rPr>
          <w:rFonts w:hint="eastAsia"/>
          <w:sz w:val="28"/>
          <w:szCs w:val="28"/>
        </w:rPr>
        <w:t>本人提交的毕业设计（论文）《</w:t>
      </w:r>
      <w:r>
        <w:rPr>
          <w:rFonts w:hint="eastAsia"/>
          <w:sz w:val="28"/>
          <w:szCs w:val="28"/>
        </w:rPr>
        <w:t>  </w:t>
      </w:r>
      <w:r>
        <w:rPr>
          <w:rFonts w:hint="eastAsia"/>
          <w:sz w:val="28"/>
          <w:szCs w:val="28"/>
        </w:rPr>
        <w:t>基于</w:t>
      </w:r>
      <w:r>
        <w:rPr>
          <w:rFonts w:hint="eastAsia"/>
          <w:sz w:val="28"/>
          <w:szCs w:val="28"/>
        </w:rPr>
        <w:t>STM32</w:t>
      </w:r>
      <w:r>
        <w:rPr>
          <w:rFonts w:hint="eastAsia"/>
          <w:sz w:val="28"/>
          <w:szCs w:val="28"/>
        </w:rPr>
        <w:t>的智能楼宇设计</w:t>
      </w:r>
      <w:r>
        <w:rPr>
          <w:rFonts w:hint="eastAsia"/>
          <w:sz w:val="28"/>
          <w:szCs w:val="28"/>
        </w:rPr>
        <w:t>  </w:t>
      </w:r>
      <w:r>
        <w:rPr>
          <w:rFonts w:hint="eastAsia"/>
          <w:sz w:val="28"/>
          <w:szCs w:val="28"/>
        </w:rPr>
        <w:t>》是在指导教师指导下独立研究、写作的成果，论文中引用他人的研究成果，均已在论文中加以注释说明；指导教师和其他人员对本文提出，并被本文采纳的修改意见和建议，均已在我的谢辞中加以说明并深致谢意。</w:t>
      </w:r>
      <w:r>
        <w:rPr>
          <w:rFonts w:eastAsia="黑体" w:cs="Calibri"/>
          <w:b/>
          <w:bCs/>
          <w:color w:val="383838"/>
          <w:kern w:val="0"/>
          <w:sz w:val="28"/>
          <w:szCs w:val="28"/>
        </w:rPr>
        <w:t> </w:t>
      </w:r>
    </w:p>
    <w:p w14:paraId="43B49842" w14:textId="77777777" w:rsidR="00037415" w:rsidRDefault="00234A3F">
      <w:pPr>
        <w:ind w:firstLineChars="496" w:firstLine="1389"/>
        <w:rPr>
          <w:sz w:val="28"/>
          <w:szCs w:val="28"/>
        </w:rPr>
      </w:pPr>
      <w:r>
        <w:rPr>
          <w:rFonts w:hint="eastAsia"/>
          <w:sz w:val="28"/>
          <w:szCs w:val="28"/>
        </w:rPr>
        <w:t> </w:t>
      </w:r>
    </w:p>
    <w:p w14:paraId="0241FDBA" w14:textId="77777777" w:rsidR="00037415" w:rsidRDefault="00037415">
      <w:pPr>
        <w:ind w:firstLineChars="496" w:firstLine="1389"/>
        <w:rPr>
          <w:sz w:val="28"/>
          <w:szCs w:val="28"/>
        </w:rPr>
      </w:pPr>
    </w:p>
    <w:p w14:paraId="38AF66FE" w14:textId="77777777" w:rsidR="00037415" w:rsidRDefault="00234A3F">
      <w:pPr>
        <w:ind w:firstLineChars="496" w:firstLine="1389"/>
        <w:rPr>
          <w:sz w:val="28"/>
          <w:szCs w:val="28"/>
        </w:rPr>
      </w:pPr>
      <w:r>
        <w:rPr>
          <w:rFonts w:hint="eastAsia"/>
          <w:sz w:val="28"/>
          <w:szCs w:val="28"/>
        </w:rPr>
        <w:t> </w:t>
      </w:r>
    </w:p>
    <w:p w14:paraId="3C0EEE60" w14:textId="77777777" w:rsidR="00037415" w:rsidRDefault="00234A3F">
      <w:pPr>
        <w:ind w:firstLineChars="496" w:firstLine="1389"/>
        <w:rPr>
          <w:sz w:val="28"/>
          <w:szCs w:val="28"/>
        </w:rPr>
      </w:pPr>
      <w:r>
        <w:rPr>
          <w:rFonts w:hint="eastAsia"/>
          <w:sz w:val="28"/>
          <w:szCs w:val="28"/>
        </w:rPr>
        <w:t> </w:t>
      </w:r>
    </w:p>
    <w:p w14:paraId="23DBAA06" w14:textId="77777777" w:rsidR="00037415" w:rsidRDefault="00234A3F">
      <w:pPr>
        <w:ind w:firstLineChars="0" w:firstLine="0"/>
        <w:rPr>
          <w:sz w:val="28"/>
          <w:szCs w:val="28"/>
        </w:rPr>
      </w:pPr>
      <w:r>
        <w:rPr>
          <w:rFonts w:hint="eastAsia"/>
          <w:sz w:val="28"/>
          <w:szCs w:val="28"/>
        </w:rPr>
        <w:t>设计（论文）作者（签字）</w:t>
      </w:r>
      <w:r>
        <w:rPr>
          <w:rFonts w:hint="eastAsia"/>
          <w:sz w:val="28"/>
          <w:szCs w:val="28"/>
        </w:rPr>
        <w:t>                              </w:t>
      </w:r>
      <w:r>
        <w:rPr>
          <w:rFonts w:hint="eastAsia"/>
          <w:sz w:val="28"/>
          <w:szCs w:val="28"/>
        </w:rPr>
        <w:t>年</w:t>
      </w:r>
      <w:r>
        <w:rPr>
          <w:rFonts w:hint="eastAsia"/>
          <w:sz w:val="28"/>
          <w:szCs w:val="28"/>
        </w:rPr>
        <w:t>     </w:t>
      </w:r>
      <w:r>
        <w:rPr>
          <w:rFonts w:hint="eastAsia"/>
          <w:sz w:val="28"/>
          <w:szCs w:val="28"/>
        </w:rPr>
        <w:t>月</w:t>
      </w:r>
      <w:r>
        <w:rPr>
          <w:rFonts w:hint="eastAsia"/>
          <w:sz w:val="28"/>
          <w:szCs w:val="28"/>
        </w:rPr>
        <w:t>     </w:t>
      </w:r>
      <w:r>
        <w:rPr>
          <w:rFonts w:hint="eastAsia"/>
          <w:sz w:val="28"/>
          <w:szCs w:val="28"/>
        </w:rPr>
        <w:t>日</w:t>
      </w:r>
    </w:p>
    <w:p w14:paraId="3D167728" w14:textId="77777777" w:rsidR="00037415" w:rsidRDefault="00234A3F">
      <w:pPr>
        <w:ind w:firstLineChars="496" w:firstLine="1389"/>
        <w:rPr>
          <w:sz w:val="28"/>
          <w:szCs w:val="28"/>
        </w:rPr>
      </w:pPr>
      <w:r>
        <w:rPr>
          <w:rFonts w:hint="eastAsia"/>
          <w:sz w:val="28"/>
          <w:szCs w:val="28"/>
        </w:rPr>
        <w:t> </w:t>
      </w:r>
    </w:p>
    <w:p w14:paraId="21E5FE3E" w14:textId="77777777" w:rsidR="00037415" w:rsidRDefault="00234A3F">
      <w:pPr>
        <w:ind w:firstLineChars="496" w:firstLine="1389"/>
        <w:rPr>
          <w:sz w:val="28"/>
          <w:szCs w:val="28"/>
        </w:rPr>
      </w:pPr>
      <w:r>
        <w:rPr>
          <w:rFonts w:hint="eastAsia"/>
          <w:sz w:val="28"/>
          <w:szCs w:val="28"/>
        </w:rPr>
        <w:t> </w:t>
      </w:r>
    </w:p>
    <w:p w14:paraId="0F5759A8" w14:textId="77777777" w:rsidR="00037415" w:rsidRDefault="00037415">
      <w:pPr>
        <w:ind w:firstLineChars="496" w:firstLine="1389"/>
        <w:rPr>
          <w:sz w:val="28"/>
          <w:szCs w:val="28"/>
        </w:rPr>
      </w:pPr>
    </w:p>
    <w:p w14:paraId="2517404C" w14:textId="77777777" w:rsidR="00037415" w:rsidRDefault="00234A3F">
      <w:pPr>
        <w:ind w:firstLineChars="0" w:firstLine="0"/>
        <w:rPr>
          <w:sz w:val="28"/>
          <w:szCs w:val="28"/>
        </w:rPr>
      </w:pPr>
      <w:r>
        <w:rPr>
          <w:rFonts w:hint="eastAsia"/>
          <w:sz w:val="28"/>
          <w:szCs w:val="28"/>
        </w:rPr>
        <w:t>指导教师（签字）</w:t>
      </w:r>
      <w:r>
        <w:rPr>
          <w:rFonts w:hint="eastAsia"/>
          <w:sz w:val="28"/>
          <w:szCs w:val="28"/>
        </w:rPr>
        <w:t>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w:t>
      </w:r>
      <w:r>
        <w:rPr>
          <w:rFonts w:hint="eastAsia"/>
          <w:sz w:val="28"/>
          <w:szCs w:val="28"/>
        </w:rPr>
        <w:t>日</w:t>
      </w:r>
    </w:p>
    <w:p w14:paraId="080A7B47" w14:textId="77777777" w:rsidR="00037415" w:rsidRDefault="00234A3F">
      <w:pPr>
        <w:ind w:firstLineChars="496" w:firstLine="1389"/>
        <w:rPr>
          <w:sz w:val="28"/>
          <w:szCs w:val="28"/>
        </w:rPr>
      </w:pPr>
      <w:r>
        <w:rPr>
          <w:rFonts w:hint="eastAsia"/>
          <w:sz w:val="28"/>
          <w:szCs w:val="28"/>
        </w:rPr>
        <w:t> </w:t>
      </w:r>
    </w:p>
    <w:p w14:paraId="15281A34" w14:textId="77777777" w:rsidR="00037415" w:rsidRDefault="00037415">
      <w:pPr>
        <w:ind w:firstLineChars="496" w:firstLine="1389"/>
        <w:rPr>
          <w:sz w:val="28"/>
          <w:szCs w:val="28"/>
        </w:rPr>
      </w:pPr>
    </w:p>
    <w:p w14:paraId="3E81F457" w14:textId="77777777" w:rsidR="00037415" w:rsidRDefault="00037415">
      <w:pPr>
        <w:ind w:firstLineChars="496" w:firstLine="1389"/>
        <w:rPr>
          <w:sz w:val="28"/>
          <w:szCs w:val="28"/>
        </w:rPr>
      </w:pPr>
    </w:p>
    <w:p w14:paraId="1A8770F8" w14:textId="77777777" w:rsidR="00037415" w:rsidRDefault="00037415">
      <w:pPr>
        <w:ind w:firstLineChars="496" w:firstLine="1389"/>
        <w:rPr>
          <w:sz w:val="28"/>
          <w:szCs w:val="28"/>
        </w:rPr>
      </w:pPr>
    </w:p>
    <w:p w14:paraId="590598E2" w14:textId="77777777" w:rsidR="00037415" w:rsidRDefault="00037415">
      <w:pPr>
        <w:ind w:firstLineChars="496" w:firstLine="1389"/>
        <w:rPr>
          <w:sz w:val="28"/>
          <w:szCs w:val="28"/>
        </w:rPr>
      </w:pPr>
    </w:p>
    <w:p w14:paraId="46C6F82F" w14:textId="77777777" w:rsidR="00037415" w:rsidRDefault="00037415">
      <w:pPr>
        <w:ind w:firstLineChars="496" w:firstLine="1389"/>
        <w:rPr>
          <w:sz w:val="28"/>
          <w:szCs w:val="28"/>
        </w:rPr>
      </w:pPr>
    </w:p>
    <w:p w14:paraId="5A2BF3FF" w14:textId="77777777" w:rsidR="00037415" w:rsidRDefault="00234A3F">
      <w:pPr>
        <w:ind w:firstLineChars="600" w:firstLine="1920"/>
        <w:rPr>
          <w:rFonts w:ascii="黑体" w:eastAsia="黑体" w:hAnsi="黑体" w:cs="黑体"/>
          <w:sz w:val="32"/>
          <w:szCs w:val="32"/>
        </w:rPr>
      </w:pPr>
      <w:r>
        <w:rPr>
          <w:rFonts w:ascii="黑体" w:eastAsia="黑体" w:hAnsi="黑体" w:cs="黑体" w:hint="eastAsia"/>
          <w:sz w:val="32"/>
          <w:szCs w:val="32"/>
        </w:rPr>
        <w:lastRenderedPageBreak/>
        <w:t>毕业设计（论文）版权使用授权书</w:t>
      </w:r>
    </w:p>
    <w:p w14:paraId="633C5E11" w14:textId="77777777" w:rsidR="00037415" w:rsidRDefault="00234A3F">
      <w:pPr>
        <w:ind w:firstLineChars="600" w:firstLine="1920"/>
        <w:rPr>
          <w:rFonts w:ascii="黑体" w:eastAsia="黑体" w:hAnsi="黑体" w:cs="黑体"/>
          <w:sz w:val="32"/>
          <w:szCs w:val="32"/>
        </w:rPr>
      </w:pPr>
      <w:r>
        <w:rPr>
          <w:rFonts w:ascii="黑体" w:eastAsia="黑体" w:hAnsi="黑体" w:cs="黑体" w:hint="eastAsia"/>
          <w:sz w:val="32"/>
          <w:szCs w:val="32"/>
        </w:rPr>
        <w:t> </w:t>
      </w:r>
    </w:p>
    <w:p w14:paraId="1DF1A99D" w14:textId="77777777" w:rsidR="00037415" w:rsidRDefault="00234A3F">
      <w:pPr>
        <w:ind w:firstLine="560"/>
        <w:rPr>
          <w:sz w:val="28"/>
          <w:szCs w:val="28"/>
        </w:rPr>
      </w:pPr>
      <w:r>
        <w:rPr>
          <w:rFonts w:hint="eastAsia"/>
          <w:sz w:val="28"/>
          <w:szCs w:val="28"/>
        </w:rPr>
        <w:t>本毕业设计（论文）《基于</w:t>
      </w:r>
      <w:r>
        <w:rPr>
          <w:rFonts w:hint="eastAsia"/>
          <w:sz w:val="28"/>
          <w:szCs w:val="28"/>
        </w:rPr>
        <w:t>STM32</w:t>
      </w:r>
      <w:r>
        <w:rPr>
          <w:rFonts w:hint="eastAsia"/>
          <w:sz w:val="28"/>
          <w:szCs w:val="28"/>
        </w:rPr>
        <w:t>的智能楼宇设计》是本人在校期间所完成学业的组成部分，是在山东农业工程学院教师的指导下完成的。本人特授权山东农业工程学院可将本毕业设计（论文）的全部或部分内容编入有关书籍、数据库保存，可采用复制、印刷、网页制作等方式将设计（论文）文本和经过编辑、批注等处理的设计（论文）文本提供给读者查阅、参考，可向有关学术部门和国家有关教育主管部门呈送复印件和电子文档。</w:t>
      </w:r>
    </w:p>
    <w:p w14:paraId="5B04B40A" w14:textId="77777777" w:rsidR="00037415" w:rsidRDefault="00234A3F">
      <w:pPr>
        <w:ind w:firstLine="560"/>
        <w:rPr>
          <w:sz w:val="28"/>
          <w:szCs w:val="28"/>
        </w:rPr>
      </w:pPr>
      <w:r>
        <w:rPr>
          <w:rFonts w:hint="eastAsia"/>
          <w:sz w:val="28"/>
          <w:szCs w:val="28"/>
        </w:rPr>
        <w:t> </w:t>
      </w:r>
    </w:p>
    <w:p w14:paraId="5E7BD2D3" w14:textId="77777777" w:rsidR="00037415" w:rsidRDefault="00234A3F">
      <w:pPr>
        <w:ind w:firstLine="560"/>
        <w:rPr>
          <w:sz w:val="28"/>
          <w:szCs w:val="28"/>
        </w:rPr>
      </w:pPr>
      <w:r>
        <w:rPr>
          <w:rFonts w:hint="eastAsia"/>
          <w:sz w:val="28"/>
          <w:szCs w:val="28"/>
        </w:rPr>
        <w:t> </w:t>
      </w:r>
    </w:p>
    <w:p w14:paraId="4F53D7C5" w14:textId="77777777" w:rsidR="00037415" w:rsidRDefault="00037415">
      <w:pPr>
        <w:ind w:firstLine="560"/>
        <w:rPr>
          <w:sz w:val="28"/>
          <w:szCs w:val="28"/>
        </w:rPr>
      </w:pPr>
    </w:p>
    <w:p w14:paraId="5E8988B7" w14:textId="77777777" w:rsidR="00037415" w:rsidRDefault="00234A3F">
      <w:pPr>
        <w:ind w:firstLine="560"/>
        <w:rPr>
          <w:sz w:val="28"/>
          <w:szCs w:val="28"/>
        </w:rPr>
      </w:pPr>
      <w:r>
        <w:rPr>
          <w:rFonts w:hint="eastAsia"/>
          <w:sz w:val="28"/>
          <w:szCs w:val="28"/>
        </w:rPr>
        <w:t> </w:t>
      </w:r>
    </w:p>
    <w:p w14:paraId="5D4EC0C0" w14:textId="77777777" w:rsidR="00037415" w:rsidRDefault="00234A3F">
      <w:pPr>
        <w:ind w:firstLine="560"/>
        <w:rPr>
          <w:sz w:val="28"/>
          <w:szCs w:val="28"/>
        </w:rPr>
      </w:pPr>
      <w:r>
        <w:rPr>
          <w:rFonts w:hint="eastAsia"/>
          <w:sz w:val="28"/>
          <w:szCs w:val="28"/>
        </w:rPr>
        <w:t>设计（论文）作者</w:t>
      </w:r>
      <w:r>
        <w:rPr>
          <w:rFonts w:hint="eastAsia"/>
          <w:sz w:val="28"/>
          <w:szCs w:val="28"/>
        </w:rPr>
        <w:t> </w:t>
      </w:r>
      <w:r>
        <w:rPr>
          <w:rFonts w:hint="eastAsia"/>
          <w:sz w:val="28"/>
          <w:szCs w:val="28"/>
        </w:rPr>
        <w:t>（签字）</w:t>
      </w:r>
      <w:r>
        <w:rPr>
          <w:rFonts w:hint="eastAsia"/>
          <w:sz w:val="28"/>
          <w:szCs w:val="28"/>
        </w:rPr>
        <w:t>                     </w:t>
      </w:r>
      <w:r>
        <w:rPr>
          <w:rFonts w:hint="eastAsia"/>
          <w:sz w:val="28"/>
          <w:szCs w:val="28"/>
        </w:rPr>
        <w:t>年</w:t>
      </w:r>
      <w:r>
        <w:rPr>
          <w:rFonts w:hint="eastAsia"/>
          <w:sz w:val="28"/>
          <w:szCs w:val="28"/>
        </w:rPr>
        <w:t>     </w:t>
      </w:r>
      <w:r>
        <w:rPr>
          <w:rFonts w:hint="eastAsia"/>
          <w:sz w:val="28"/>
          <w:szCs w:val="28"/>
        </w:rPr>
        <w:t>月</w:t>
      </w:r>
      <w:r>
        <w:rPr>
          <w:rFonts w:hint="eastAsia"/>
          <w:sz w:val="28"/>
          <w:szCs w:val="28"/>
        </w:rPr>
        <w:t xml:space="preserve">     </w:t>
      </w:r>
      <w:r>
        <w:rPr>
          <w:rFonts w:hint="eastAsia"/>
          <w:sz w:val="28"/>
          <w:szCs w:val="28"/>
        </w:rPr>
        <w:t>日</w:t>
      </w:r>
    </w:p>
    <w:p w14:paraId="314571A6" w14:textId="77777777" w:rsidR="00037415" w:rsidRDefault="00234A3F">
      <w:pPr>
        <w:ind w:firstLine="560"/>
        <w:rPr>
          <w:sz w:val="28"/>
          <w:szCs w:val="28"/>
        </w:rPr>
      </w:pPr>
      <w:r>
        <w:rPr>
          <w:rFonts w:hint="eastAsia"/>
          <w:sz w:val="28"/>
          <w:szCs w:val="28"/>
        </w:rPr>
        <w:t> </w:t>
      </w:r>
    </w:p>
    <w:p w14:paraId="5025B65C" w14:textId="77777777" w:rsidR="00037415" w:rsidRDefault="00234A3F">
      <w:pPr>
        <w:ind w:firstLine="560"/>
        <w:rPr>
          <w:sz w:val="28"/>
          <w:szCs w:val="28"/>
        </w:rPr>
      </w:pPr>
      <w:r>
        <w:rPr>
          <w:rFonts w:hint="eastAsia"/>
          <w:sz w:val="28"/>
          <w:szCs w:val="28"/>
        </w:rPr>
        <w:t> </w:t>
      </w:r>
    </w:p>
    <w:p w14:paraId="51D1C515" w14:textId="77777777" w:rsidR="00037415" w:rsidRDefault="00234A3F">
      <w:pPr>
        <w:ind w:firstLine="560"/>
        <w:rPr>
          <w:sz w:val="28"/>
          <w:szCs w:val="28"/>
        </w:rPr>
      </w:pPr>
      <w:r>
        <w:rPr>
          <w:rFonts w:hint="eastAsia"/>
          <w:sz w:val="28"/>
          <w:szCs w:val="28"/>
        </w:rPr>
        <w:t>指导教师（签字）</w:t>
      </w:r>
      <w:r>
        <w:rPr>
          <w:rFonts w:hint="eastAsia"/>
          <w:sz w:val="28"/>
          <w:szCs w:val="28"/>
        </w:rPr>
        <w:t>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w:t>
      </w:r>
      <w:r>
        <w:rPr>
          <w:rFonts w:hint="eastAsia"/>
          <w:sz w:val="28"/>
          <w:szCs w:val="28"/>
        </w:rPr>
        <w:t>日</w:t>
      </w:r>
    </w:p>
    <w:p w14:paraId="7782926A" w14:textId="77777777" w:rsidR="00037415" w:rsidRDefault="00234A3F">
      <w:pPr>
        <w:ind w:firstLine="560"/>
        <w:rPr>
          <w:sz w:val="28"/>
          <w:szCs w:val="28"/>
        </w:rPr>
      </w:pPr>
      <w:r>
        <w:rPr>
          <w:rFonts w:hint="eastAsia"/>
          <w:sz w:val="28"/>
          <w:szCs w:val="28"/>
        </w:rPr>
        <w:t> </w:t>
      </w:r>
    </w:p>
    <w:p w14:paraId="6737D9E7" w14:textId="77777777" w:rsidR="00037415" w:rsidRDefault="00234A3F">
      <w:pPr>
        <w:ind w:firstLine="560"/>
        <w:rPr>
          <w:sz w:val="28"/>
          <w:szCs w:val="28"/>
        </w:rPr>
      </w:pPr>
      <w:r>
        <w:rPr>
          <w:rFonts w:hint="eastAsia"/>
          <w:sz w:val="28"/>
          <w:szCs w:val="28"/>
        </w:rPr>
        <w:t> </w:t>
      </w:r>
    </w:p>
    <w:p w14:paraId="64AF543F" w14:textId="77777777" w:rsidR="00037415" w:rsidRDefault="00234A3F">
      <w:pPr>
        <w:ind w:firstLine="560"/>
        <w:rPr>
          <w:sz w:val="28"/>
          <w:szCs w:val="28"/>
        </w:rPr>
      </w:pPr>
      <w:r>
        <w:rPr>
          <w:rFonts w:hint="eastAsia"/>
          <w:sz w:val="28"/>
          <w:szCs w:val="28"/>
        </w:rPr>
        <w:t> </w:t>
      </w:r>
    </w:p>
    <w:p w14:paraId="353FF338" w14:textId="77777777" w:rsidR="00037415" w:rsidRDefault="00234A3F">
      <w:pPr>
        <w:ind w:firstLine="560"/>
        <w:rPr>
          <w:sz w:val="28"/>
          <w:szCs w:val="28"/>
        </w:rPr>
      </w:pPr>
      <w:r>
        <w:rPr>
          <w:rFonts w:hint="eastAsia"/>
          <w:sz w:val="28"/>
          <w:szCs w:val="28"/>
        </w:rPr>
        <w:t> </w:t>
      </w:r>
    </w:p>
    <w:p w14:paraId="71626842" w14:textId="77777777" w:rsidR="00037415" w:rsidRDefault="00037415">
      <w:pPr>
        <w:ind w:firstLine="560"/>
        <w:rPr>
          <w:sz w:val="28"/>
          <w:szCs w:val="28"/>
        </w:rPr>
      </w:pPr>
    </w:p>
    <w:p w14:paraId="67469FAA" w14:textId="77777777" w:rsidR="00037415" w:rsidRDefault="00037415">
      <w:pPr>
        <w:spacing w:line="240" w:lineRule="auto"/>
        <w:ind w:firstLineChars="0" w:firstLine="0"/>
        <w:jc w:val="center"/>
        <w:rPr>
          <w:rFonts w:ascii="宋体" w:hAnsi="宋体"/>
          <w:sz w:val="21"/>
        </w:rPr>
      </w:pPr>
    </w:p>
    <w:sdt>
      <w:sdtPr>
        <w:rPr>
          <w:rFonts w:ascii="宋体" w:hAnsi="宋体"/>
          <w:sz w:val="21"/>
        </w:rPr>
        <w:id w:val="147468091"/>
        <w:docPartObj>
          <w:docPartGallery w:val="Table of Contents"/>
          <w:docPartUnique/>
        </w:docPartObj>
      </w:sdtPr>
      <w:sdtEndPr>
        <w:rPr>
          <w:rFonts w:cs="宋体" w:hint="eastAsia"/>
          <w:color w:val="383838"/>
          <w:kern w:val="0"/>
          <w:sz w:val="24"/>
          <w:szCs w:val="28"/>
        </w:rPr>
      </w:sdtEndPr>
      <w:sdtContent>
        <w:p w14:paraId="1B6827FC" w14:textId="77777777" w:rsidR="00037415" w:rsidRDefault="00234A3F">
          <w:pPr>
            <w:spacing w:line="240" w:lineRule="auto"/>
            <w:ind w:firstLineChars="0" w:firstLine="0"/>
            <w:jc w:val="center"/>
          </w:pPr>
          <w:r>
            <w:rPr>
              <w:rFonts w:ascii="宋体" w:hAnsi="宋体"/>
              <w:sz w:val="21"/>
            </w:rPr>
            <w:t>目录</w:t>
          </w:r>
        </w:p>
        <w:p w14:paraId="05D29F41" w14:textId="77777777" w:rsidR="00037415" w:rsidRDefault="00234A3F">
          <w:pPr>
            <w:pStyle w:val="TOC1"/>
            <w:tabs>
              <w:tab w:val="right" w:leader="dot" w:pos="8306"/>
            </w:tabs>
          </w:pPr>
          <w:r>
            <w:rPr>
              <w:rFonts w:ascii="宋体" w:hAnsi="宋体" w:cs="宋体" w:hint="eastAsia"/>
              <w:color w:val="383838"/>
              <w:kern w:val="0"/>
              <w:szCs w:val="28"/>
            </w:rPr>
            <w:fldChar w:fldCharType="begin"/>
          </w:r>
          <w:r>
            <w:rPr>
              <w:rFonts w:ascii="宋体" w:hAnsi="宋体" w:cs="宋体" w:hint="eastAsia"/>
              <w:color w:val="383838"/>
              <w:kern w:val="0"/>
              <w:szCs w:val="28"/>
            </w:rPr>
            <w:instrText xml:space="preserve">TOC \o "1-3" \h \u </w:instrText>
          </w:r>
          <w:r>
            <w:rPr>
              <w:rFonts w:ascii="宋体" w:hAnsi="宋体" w:cs="宋体" w:hint="eastAsia"/>
              <w:color w:val="383838"/>
              <w:kern w:val="0"/>
              <w:szCs w:val="28"/>
            </w:rPr>
            <w:fldChar w:fldCharType="separate"/>
          </w:r>
          <w:hyperlink w:anchor="_Toc15868" w:history="1">
            <w:r>
              <w:rPr>
                <w:rFonts w:hint="eastAsia"/>
              </w:rPr>
              <w:t>摘要：</w:t>
            </w:r>
            <w:r>
              <w:tab/>
            </w:r>
            <w:fldSimple w:instr=" PAGEREF _Toc15868 ">
              <w:r>
                <w:t>6</w:t>
              </w:r>
            </w:fldSimple>
          </w:hyperlink>
        </w:p>
        <w:p w14:paraId="7C3436A2" w14:textId="77777777" w:rsidR="00037415" w:rsidRDefault="00234A3F">
          <w:pPr>
            <w:pStyle w:val="TOC1"/>
            <w:tabs>
              <w:tab w:val="right" w:leader="dot" w:pos="8306"/>
            </w:tabs>
          </w:pPr>
          <w:hyperlink w:anchor="_Toc21547" w:history="1">
            <w:r>
              <w:rPr>
                <w:rFonts w:hint="eastAsia"/>
              </w:rPr>
              <w:t>关键字：</w:t>
            </w:r>
            <w:r>
              <w:tab/>
            </w:r>
            <w:fldSimple w:instr=" PAGEREF _Toc21547 ">
              <w:r>
                <w:t>6</w:t>
              </w:r>
            </w:fldSimple>
          </w:hyperlink>
        </w:p>
        <w:p w14:paraId="7A20E3A1" w14:textId="77777777" w:rsidR="00037415" w:rsidRDefault="00234A3F">
          <w:pPr>
            <w:pStyle w:val="TOC1"/>
            <w:tabs>
              <w:tab w:val="right" w:leader="dot" w:pos="8306"/>
            </w:tabs>
          </w:pPr>
          <w:hyperlink w:anchor="_Toc23961" w:history="1">
            <w:r>
              <w:t>Abstract:</w:t>
            </w:r>
            <w:r>
              <w:tab/>
            </w:r>
            <w:fldSimple w:instr=" PAGEREF _Toc23961 ">
              <w:r>
                <w:t>7</w:t>
              </w:r>
            </w:fldSimple>
          </w:hyperlink>
        </w:p>
        <w:p w14:paraId="5AC97E37" w14:textId="77777777" w:rsidR="00037415" w:rsidRDefault="00234A3F">
          <w:pPr>
            <w:pStyle w:val="TOC1"/>
            <w:tabs>
              <w:tab w:val="right" w:leader="dot" w:pos="8306"/>
            </w:tabs>
          </w:pPr>
          <w:hyperlink w:anchor="_Toc29135" w:history="1">
            <w:r>
              <w:t>Key words</w:t>
            </w:r>
            <w:r>
              <w:tab/>
            </w:r>
            <w:fldSimple w:instr=" PAGEREF _Toc29135 ">
              <w:r>
                <w:t>7</w:t>
              </w:r>
            </w:fldSimple>
          </w:hyperlink>
        </w:p>
        <w:p w14:paraId="7EFBDF04" w14:textId="77777777" w:rsidR="00037415" w:rsidRDefault="00234A3F">
          <w:pPr>
            <w:pStyle w:val="TOC1"/>
            <w:tabs>
              <w:tab w:val="right" w:leader="dot" w:pos="8306"/>
            </w:tabs>
          </w:pPr>
          <w:hyperlink w:anchor="_Toc9819" w:history="1">
            <w:r>
              <w:rPr>
                <w:rFonts w:ascii="黑体" w:eastAsia="黑体" w:hAnsi="黑体" w:cs="黑体" w:hint="eastAsia"/>
              </w:rPr>
              <w:t>1.绪论</w:t>
            </w:r>
            <w:r>
              <w:tab/>
            </w:r>
            <w:fldSimple w:instr=" PAGEREF _Toc9819 ">
              <w:r>
                <w:t>8</w:t>
              </w:r>
            </w:fldSimple>
          </w:hyperlink>
        </w:p>
        <w:p w14:paraId="1FA790E5" w14:textId="77777777" w:rsidR="00037415" w:rsidRDefault="00234A3F">
          <w:pPr>
            <w:pStyle w:val="TOC2"/>
            <w:tabs>
              <w:tab w:val="right" w:leader="dot" w:pos="8306"/>
            </w:tabs>
            <w:ind w:left="480"/>
          </w:pPr>
          <w:hyperlink w:anchor="_Toc27934" w:history="1">
            <w:r>
              <w:rPr>
                <w:rFonts w:ascii="黑体" w:eastAsia="黑体" w:hAnsi="黑体" w:cs="黑体" w:hint="eastAsia"/>
              </w:rPr>
              <w:t>1.1选题背景</w:t>
            </w:r>
            <w:r>
              <w:tab/>
            </w:r>
            <w:fldSimple w:instr=" PAGEREF _Toc27934 ">
              <w:r>
                <w:t>8</w:t>
              </w:r>
            </w:fldSimple>
          </w:hyperlink>
        </w:p>
        <w:p w14:paraId="7A6E5F27" w14:textId="77777777" w:rsidR="00037415" w:rsidRDefault="00234A3F">
          <w:pPr>
            <w:pStyle w:val="TOC2"/>
            <w:tabs>
              <w:tab w:val="right" w:leader="dot" w:pos="8306"/>
            </w:tabs>
            <w:ind w:left="480"/>
          </w:pPr>
          <w:hyperlink w:anchor="_Toc973" w:history="1">
            <w:r>
              <w:rPr>
                <w:rFonts w:ascii="黑体" w:eastAsia="黑体" w:hAnsi="黑体" w:cs="黑体" w:hint="eastAsia"/>
              </w:rPr>
              <w:t>1.2智能楼宇发展现状</w:t>
            </w:r>
            <w:r>
              <w:tab/>
            </w:r>
            <w:fldSimple w:instr=" PAGEREF _Toc973 ">
              <w:r>
                <w:t>8</w:t>
              </w:r>
            </w:fldSimple>
          </w:hyperlink>
        </w:p>
        <w:p w14:paraId="774563AF" w14:textId="77777777" w:rsidR="00037415" w:rsidRDefault="00234A3F">
          <w:pPr>
            <w:pStyle w:val="TOC2"/>
            <w:tabs>
              <w:tab w:val="right" w:leader="dot" w:pos="8306"/>
            </w:tabs>
            <w:ind w:left="480"/>
          </w:pPr>
          <w:hyperlink w:anchor="_Toc30283" w:history="1">
            <w:r>
              <w:rPr>
                <w:rFonts w:ascii="黑体" w:eastAsia="黑体" w:hAnsi="黑体" w:cs="黑体" w:hint="eastAsia"/>
              </w:rPr>
              <w:t>1.3智能楼宇未来发展方向</w:t>
            </w:r>
            <w:r>
              <w:tab/>
            </w:r>
            <w:fldSimple w:instr=" PAGEREF _Toc30283 ">
              <w:r>
                <w:t>9</w:t>
              </w:r>
            </w:fldSimple>
          </w:hyperlink>
        </w:p>
        <w:p w14:paraId="3C0E2EFB" w14:textId="77777777" w:rsidR="00037415" w:rsidRDefault="00234A3F">
          <w:pPr>
            <w:pStyle w:val="TOC1"/>
            <w:tabs>
              <w:tab w:val="right" w:leader="dot" w:pos="8306"/>
            </w:tabs>
          </w:pPr>
          <w:hyperlink w:anchor="_Toc21729" w:history="1">
            <w:r>
              <w:rPr>
                <w:rFonts w:ascii="黑体" w:eastAsia="黑体" w:hAnsi="黑体" w:cs="黑体" w:hint="eastAsia"/>
              </w:rPr>
              <w:t>2.系统设计理论基础</w:t>
            </w:r>
            <w:r>
              <w:tab/>
            </w:r>
            <w:fldSimple w:instr=" PAGEREF _Toc21729 ">
              <w:r>
                <w:t>10</w:t>
              </w:r>
            </w:fldSimple>
          </w:hyperlink>
        </w:p>
        <w:p w14:paraId="072D1726" w14:textId="77777777" w:rsidR="00037415" w:rsidRDefault="00234A3F">
          <w:pPr>
            <w:pStyle w:val="TOC2"/>
            <w:tabs>
              <w:tab w:val="right" w:leader="dot" w:pos="8306"/>
            </w:tabs>
            <w:ind w:left="480"/>
          </w:pPr>
          <w:hyperlink w:anchor="_Toc18911" w:history="1">
            <w:r>
              <w:rPr>
                <w:rFonts w:ascii="黑体" w:eastAsia="黑体" w:hAnsi="黑体" w:cs="黑体" w:hint="eastAsia"/>
              </w:rPr>
              <w:t>2.1 STM32系列ARM单片机介绍</w:t>
            </w:r>
            <w:r>
              <w:tab/>
            </w:r>
            <w:fldSimple w:instr=" PAGEREF _Toc18911 ">
              <w:r>
                <w:t>10</w:t>
              </w:r>
            </w:fldSimple>
          </w:hyperlink>
        </w:p>
        <w:p w14:paraId="67DDB69D" w14:textId="77777777" w:rsidR="00037415" w:rsidRDefault="00234A3F">
          <w:pPr>
            <w:pStyle w:val="TOC2"/>
            <w:tabs>
              <w:tab w:val="right" w:leader="dot" w:pos="8306"/>
            </w:tabs>
            <w:ind w:left="480"/>
          </w:pPr>
          <w:hyperlink w:anchor="_Toc24534" w:history="1">
            <w:r>
              <w:rPr>
                <w:rFonts w:ascii="黑体" w:eastAsia="黑体" w:hAnsi="黑体" w:cs="黑体" w:hint="eastAsia"/>
              </w:rPr>
              <w:t>2.2 STM32F407ZGT6微控制器简介</w:t>
            </w:r>
            <w:r>
              <w:tab/>
            </w:r>
            <w:fldSimple w:instr=" PAGEREF _Toc24534 ">
              <w:r>
                <w:t>10</w:t>
              </w:r>
            </w:fldSimple>
          </w:hyperlink>
        </w:p>
        <w:p w14:paraId="3FB38C83" w14:textId="77777777" w:rsidR="00037415" w:rsidRDefault="00234A3F">
          <w:pPr>
            <w:pStyle w:val="TOC2"/>
            <w:tabs>
              <w:tab w:val="right" w:leader="dot" w:pos="8306"/>
            </w:tabs>
            <w:ind w:left="480"/>
          </w:pPr>
          <w:hyperlink w:anchor="_Toc2448" w:history="1">
            <w:r>
              <w:rPr>
                <w:rFonts w:ascii="黑体" w:eastAsia="黑体" w:hAnsi="黑体" w:cs="黑体" w:hint="eastAsia"/>
              </w:rPr>
              <w:t>2.3 STM32F103R8T6微控制器简介</w:t>
            </w:r>
            <w:r>
              <w:tab/>
            </w:r>
            <w:fldSimple w:instr=" PAGEREF _Toc2448 ">
              <w:r>
                <w:t>11</w:t>
              </w:r>
            </w:fldSimple>
          </w:hyperlink>
        </w:p>
        <w:p w14:paraId="66225182" w14:textId="77777777" w:rsidR="00037415" w:rsidRDefault="00234A3F">
          <w:pPr>
            <w:pStyle w:val="TOC2"/>
            <w:tabs>
              <w:tab w:val="right" w:leader="dot" w:pos="8306"/>
            </w:tabs>
            <w:ind w:left="480"/>
          </w:pPr>
          <w:hyperlink w:anchor="_Toc10802" w:history="1">
            <w:r>
              <w:rPr>
                <w:rFonts w:ascii="黑体" w:eastAsia="黑体" w:hAnsi="黑体" w:cs="黑体" w:hint="eastAsia"/>
              </w:rPr>
              <w:t>2.4 uC/OS-Ⅱ实时操作系统概述</w:t>
            </w:r>
            <w:r>
              <w:tab/>
            </w:r>
            <w:fldSimple w:instr=" PAGEREF _Toc10802 ">
              <w:r>
                <w:t>12</w:t>
              </w:r>
            </w:fldSimple>
          </w:hyperlink>
        </w:p>
        <w:p w14:paraId="4D9DD2D9" w14:textId="77777777" w:rsidR="00037415" w:rsidRDefault="00234A3F">
          <w:pPr>
            <w:pStyle w:val="TOC2"/>
            <w:tabs>
              <w:tab w:val="right" w:leader="dot" w:pos="8306"/>
            </w:tabs>
            <w:ind w:left="480"/>
          </w:pPr>
          <w:hyperlink w:anchor="_Toc3278" w:history="1">
            <w:r>
              <w:rPr>
                <w:rFonts w:ascii="黑体" w:eastAsia="黑体" w:hAnsi="黑体" w:cs="黑体" w:hint="eastAsia"/>
              </w:rPr>
              <w:t>2.5 IIC总线通信介绍</w:t>
            </w:r>
            <w:r>
              <w:tab/>
            </w:r>
            <w:fldSimple w:instr=" PAGEREF _Toc3278 ">
              <w:r>
                <w:t>13</w:t>
              </w:r>
            </w:fldSimple>
          </w:hyperlink>
        </w:p>
        <w:p w14:paraId="3AAEBAE1" w14:textId="77777777" w:rsidR="00037415" w:rsidRDefault="00234A3F">
          <w:pPr>
            <w:pStyle w:val="TOC3"/>
            <w:tabs>
              <w:tab w:val="right" w:leader="dot" w:pos="8306"/>
            </w:tabs>
            <w:ind w:left="960"/>
          </w:pPr>
          <w:hyperlink w:anchor="_Toc32160" w:history="1">
            <w:r>
              <w:rPr>
                <w:rFonts w:ascii="黑体" w:eastAsia="黑体" w:hAnsi="黑体" w:cs="黑体" w:hint="eastAsia"/>
              </w:rPr>
              <w:t>2.5.1 IIC总线概述</w:t>
            </w:r>
            <w:r>
              <w:tab/>
            </w:r>
            <w:fldSimple w:instr=" PAGEREF _Toc32160 ">
              <w:r>
                <w:t>13</w:t>
              </w:r>
            </w:fldSimple>
          </w:hyperlink>
        </w:p>
        <w:p w14:paraId="5C4420BB" w14:textId="77777777" w:rsidR="00037415" w:rsidRDefault="00234A3F">
          <w:pPr>
            <w:pStyle w:val="TOC3"/>
            <w:tabs>
              <w:tab w:val="right" w:leader="dot" w:pos="8306"/>
            </w:tabs>
            <w:ind w:left="960"/>
          </w:pPr>
          <w:hyperlink w:anchor="_Toc28330" w:history="1">
            <w:r>
              <w:rPr>
                <w:rFonts w:ascii="黑体" w:eastAsia="黑体" w:hAnsi="黑体" w:cs="黑体" w:hint="eastAsia"/>
              </w:rPr>
              <w:t>2.5.2 IIC总线通信方式</w:t>
            </w:r>
            <w:r>
              <w:tab/>
            </w:r>
            <w:fldSimple w:instr=" PAGEREF _Toc28330 ">
              <w:r>
                <w:t>13</w:t>
              </w:r>
            </w:fldSimple>
          </w:hyperlink>
        </w:p>
        <w:p w14:paraId="3CA87B5A" w14:textId="77777777" w:rsidR="00037415" w:rsidRDefault="00234A3F">
          <w:pPr>
            <w:pStyle w:val="TOC3"/>
            <w:tabs>
              <w:tab w:val="right" w:leader="dot" w:pos="8306"/>
            </w:tabs>
            <w:ind w:left="960"/>
          </w:pPr>
          <w:hyperlink w:anchor="_Toc26806" w:history="1">
            <w:r>
              <w:rPr>
                <w:rFonts w:ascii="黑体" w:eastAsia="黑体" w:hAnsi="黑体" w:cs="黑体" w:hint="eastAsia"/>
              </w:rPr>
              <w:t>2.5.3 IIC总线通信协议</w:t>
            </w:r>
            <w:r>
              <w:tab/>
            </w:r>
            <w:fldSimple w:instr=" PAGEREF _Toc26806 ">
              <w:r>
                <w:t>14</w:t>
              </w:r>
            </w:fldSimple>
          </w:hyperlink>
        </w:p>
        <w:p w14:paraId="2691083C" w14:textId="77777777" w:rsidR="00037415" w:rsidRDefault="00234A3F">
          <w:pPr>
            <w:pStyle w:val="TOC2"/>
            <w:tabs>
              <w:tab w:val="right" w:leader="dot" w:pos="8306"/>
            </w:tabs>
            <w:ind w:left="480"/>
          </w:pPr>
          <w:hyperlink w:anchor="_Toc3078" w:history="1">
            <w:r>
              <w:rPr>
                <w:rFonts w:ascii="黑体" w:eastAsia="黑体" w:hAnsi="黑体" w:cs="黑体" w:hint="eastAsia"/>
              </w:rPr>
              <w:t>2.6 通用SPI通信介绍</w:t>
            </w:r>
            <w:r>
              <w:tab/>
            </w:r>
            <w:fldSimple w:instr=" PAGEREF _Toc3078 ">
              <w:r>
                <w:t>15</w:t>
              </w:r>
            </w:fldSimple>
          </w:hyperlink>
        </w:p>
        <w:p w14:paraId="24F5A5CA" w14:textId="77777777" w:rsidR="00037415" w:rsidRDefault="00234A3F">
          <w:pPr>
            <w:pStyle w:val="TOC2"/>
            <w:tabs>
              <w:tab w:val="right" w:leader="dot" w:pos="8306"/>
            </w:tabs>
            <w:ind w:left="480"/>
          </w:pPr>
          <w:hyperlink w:anchor="_Toc17131" w:history="1">
            <w:r>
              <w:rPr>
                <w:rFonts w:ascii="黑体" w:eastAsia="黑体" w:hAnsi="黑体" w:cs="黑体" w:hint="eastAsia"/>
              </w:rPr>
              <w:t>2.7 RS-485 通信协议介绍</w:t>
            </w:r>
            <w:r>
              <w:tab/>
            </w:r>
            <w:fldSimple w:instr=" PAGEREF _Toc17131 ">
              <w:r>
                <w:t>15</w:t>
              </w:r>
            </w:fldSimple>
          </w:hyperlink>
        </w:p>
        <w:p w14:paraId="7EE5EE80" w14:textId="77777777" w:rsidR="00037415" w:rsidRDefault="00234A3F">
          <w:pPr>
            <w:pStyle w:val="TOC1"/>
            <w:tabs>
              <w:tab w:val="right" w:leader="dot" w:pos="8306"/>
            </w:tabs>
          </w:pPr>
          <w:hyperlink w:anchor="_Toc31788" w:history="1">
            <w:r>
              <w:rPr>
                <w:rFonts w:ascii="黑体" w:eastAsia="黑体" w:hAnsi="黑体" w:cs="黑体" w:hint="eastAsia"/>
              </w:rPr>
              <w:t>3</w:t>
            </w:r>
            <w:r>
              <w:rPr>
                <w:rFonts w:ascii="黑体" w:hAnsi="黑体" w:cs="黑体" w:hint="eastAsia"/>
              </w:rPr>
              <w:t>.</w:t>
            </w:r>
            <w:r>
              <w:rPr>
                <w:rFonts w:ascii="黑体" w:hAnsi="黑体" w:cs="黑体" w:hint="eastAsia"/>
              </w:rPr>
              <w:t>系统</w:t>
            </w:r>
            <w:r>
              <w:rPr>
                <w:rFonts w:ascii="黑体" w:eastAsia="黑体" w:hAnsi="黑体" w:cs="黑体" w:hint="eastAsia"/>
              </w:rPr>
              <w:t>硬件模块</w:t>
            </w:r>
            <w:r>
              <w:rPr>
                <w:rFonts w:ascii="黑体" w:hAnsi="黑体" w:cs="黑体" w:hint="eastAsia"/>
              </w:rPr>
              <w:t>设计</w:t>
            </w:r>
            <w:r>
              <w:tab/>
            </w:r>
            <w:fldSimple w:instr=" PAGEREF _Toc31788 ">
              <w:r>
                <w:t>16</w:t>
              </w:r>
            </w:fldSimple>
          </w:hyperlink>
        </w:p>
        <w:p w14:paraId="55FBA693" w14:textId="77777777" w:rsidR="00037415" w:rsidRDefault="00234A3F">
          <w:pPr>
            <w:pStyle w:val="TOC2"/>
            <w:tabs>
              <w:tab w:val="right" w:leader="dot" w:pos="8306"/>
            </w:tabs>
            <w:ind w:left="480"/>
          </w:pPr>
          <w:hyperlink w:anchor="_Toc13642" w:history="1">
            <w:r>
              <w:rPr>
                <w:rFonts w:ascii="黑体" w:eastAsia="黑体" w:hAnsi="黑体" w:cs="黑体" w:hint="eastAsia"/>
              </w:rPr>
              <w:t>3.1 LCD屏以及触摸屏</w:t>
            </w:r>
            <w:r>
              <w:tab/>
            </w:r>
            <w:fldSimple w:instr=" PAGEREF _Toc13642 ">
              <w:r>
                <w:t>16</w:t>
              </w:r>
            </w:fldSimple>
          </w:hyperlink>
        </w:p>
        <w:p w14:paraId="32323BD5" w14:textId="77777777" w:rsidR="00037415" w:rsidRDefault="00234A3F">
          <w:pPr>
            <w:pStyle w:val="TOC2"/>
            <w:tabs>
              <w:tab w:val="right" w:leader="dot" w:pos="8306"/>
            </w:tabs>
            <w:ind w:left="480"/>
          </w:pPr>
          <w:hyperlink w:anchor="_Toc8000" w:history="1">
            <w:r>
              <w:rPr>
                <w:rFonts w:ascii="黑体" w:eastAsia="黑体" w:hAnsi="黑体" w:cs="黑体" w:hint="eastAsia"/>
              </w:rPr>
              <w:t>3.2 OLED屏</w:t>
            </w:r>
            <w:r>
              <w:tab/>
            </w:r>
            <w:fldSimple w:instr=" PAGEREF _Toc8000 ">
              <w:r>
                <w:t>17</w:t>
              </w:r>
            </w:fldSimple>
          </w:hyperlink>
        </w:p>
        <w:p w14:paraId="4C2E1978" w14:textId="77777777" w:rsidR="00037415" w:rsidRDefault="00234A3F">
          <w:pPr>
            <w:pStyle w:val="TOC2"/>
            <w:tabs>
              <w:tab w:val="right" w:leader="dot" w:pos="8306"/>
            </w:tabs>
            <w:ind w:left="480"/>
          </w:pPr>
          <w:hyperlink w:anchor="_Toc5535" w:history="1">
            <w:r>
              <w:rPr>
                <w:rFonts w:ascii="黑体" w:eastAsia="黑体" w:hAnsi="黑体" w:cs="黑体" w:hint="eastAsia"/>
              </w:rPr>
              <w:t>3.3光敏电阻</w:t>
            </w:r>
            <w:r>
              <w:tab/>
            </w:r>
            <w:fldSimple w:instr=" PAGEREF _Toc5535 ">
              <w:r>
                <w:t>20</w:t>
              </w:r>
            </w:fldSimple>
          </w:hyperlink>
        </w:p>
        <w:p w14:paraId="1F93E830" w14:textId="77777777" w:rsidR="00037415" w:rsidRDefault="00234A3F">
          <w:pPr>
            <w:pStyle w:val="TOC2"/>
            <w:tabs>
              <w:tab w:val="right" w:leader="dot" w:pos="8306"/>
            </w:tabs>
            <w:ind w:left="480"/>
          </w:pPr>
          <w:hyperlink w:anchor="_Toc31021" w:history="1">
            <w:r>
              <w:rPr>
                <w:rFonts w:ascii="黑体" w:eastAsia="黑体" w:hAnsi="黑体" w:cs="黑体" w:hint="eastAsia"/>
              </w:rPr>
              <w:t>3.4 MQ135空气质量传感器</w:t>
            </w:r>
            <w:r>
              <w:tab/>
            </w:r>
            <w:fldSimple w:instr=" PAGEREF _Toc31021 ">
              <w:r>
                <w:t>22</w:t>
              </w:r>
            </w:fldSimple>
          </w:hyperlink>
        </w:p>
        <w:p w14:paraId="083F39E1" w14:textId="77777777" w:rsidR="00037415" w:rsidRDefault="00234A3F">
          <w:pPr>
            <w:pStyle w:val="TOC2"/>
            <w:tabs>
              <w:tab w:val="right" w:leader="dot" w:pos="8306"/>
            </w:tabs>
            <w:ind w:left="480"/>
          </w:pPr>
          <w:hyperlink w:anchor="_Toc4149" w:history="1">
            <w:r>
              <w:rPr>
                <w:rFonts w:ascii="黑体" w:eastAsia="黑体" w:hAnsi="黑体" w:cs="黑体" w:hint="eastAsia"/>
              </w:rPr>
              <w:t>3.5 MQ2可燃气体传感器</w:t>
            </w:r>
            <w:r>
              <w:tab/>
            </w:r>
            <w:fldSimple w:instr=" PAGEREF _Toc4149 ">
              <w:r>
                <w:t>22</w:t>
              </w:r>
            </w:fldSimple>
          </w:hyperlink>
        </w:p>
        <w:p w14:paraId="7C9C284E" w14:textId="77777777" w:rsidR="00037415" w:rsidRDefault="00234A3F">
          <w:pPr>
            <w:pStyle w:val="TOC2"/>
            <w:tabs>
              <w:tab w:val="right" w:leader="dot" w:pos="8306"/>
            </w:tabs>
            <w:ind w:left="480"/>
          </w:pPr>
          <w:hyperlink w:anchor="_Toc1269" w:history="1">
            <w:r>
              <w:rPr>
                <w:rFonts w:ascii="黑体" w:eastAsia="黑体" w:hAnsi="黑体" w:cs="黑体" w:hint="eastAsia"/>
              </w:rPr>
              <w:t>3.6 DHT11数字温湿度传感器</w:t>
            </w:r>
            <w:r>
              <w:tab/>
            </w:r>
            <w:fldSimple w:instr=" PAGEREF _Toc1269 ">
              <w:r>
                <w:t>23</w:t>
              </w:r>
            </w:fldSimple>
          </w:hyperlink>
        </w:p>
        <w:p w14:paraId="0DC321B0" w14:textId="77777777" w:rsidR="00037415" w:rsidRDefault="00234A3F">
          <w:pPr>
            <w:pStyle w:val="TOC1"/>
            <w:tabs>
              <w:tab w:val="right" w:leader="dot" w:pos="8306"/>
            </w:tabs>
          </w:pPr>
          <w:hyperlink w:anchor="_Toc15455" w:history="1">
            <w:r>
              <w:rPr>
                <w:rFonts w:ascii="黑体" w:eastAsia="黑体" w:hAnsi="黑体" w:cs="黑体" w:hint="eastAsia"/>
              </w:rPr>
              <w:t>4. 软件</w:t>
            </w:r>
            <w:r>
              <w:rPr>
                <w:rFonts w:ascii="黑体" w:hAnsi="黑体" w:cs="黑体" w:hint="eastAsia"/>
              </w:rPr>
              <w:t>程序</w:t>
            </w:r>
            <w:r>
              <w:rPr>
                <w:rFonts w:ascii="黑体" w:eastAsia="黑体" w:hAnsi="黑体" w:cs="黑体" w:hint="eastAsia"/>
              </w:rPr>
              <w:t>设计</w:t>
            </w:r>
            <w:r>
              <w:tab/>
            </w:r>
            <w:fldSimple w:instr=" PAGEREF _Toc15455 ">
              <w:r>
                <w:t>27</w:t>
              </w:r>
            </w:fldSimple>
          </w:hyperlink>
        </w:p>
        <w:p w14:paraId="11F01F67" w14:textId="77777777" w:rsidR="00037415" w:rsidRDefault="00234A3F">
          <w:pPr>
            <w:pStyle w:val="TOC1"/>
            <w:tabs>
              <w:tab w:val="right" w:leader="dot" w:pos="8306"/>
            </w:tabs>
          </w:pPr>
          <w:hyperlink w:anchor="_Toc19345" w:history="1">
            <w:r>
              <w:rPr>
                <w:rFonts w:ascii="黑体" w:eastAsia="黑体" w:hAnsi="黑体" w:cs="黑体" w:hint="eastAsia"/>
              </w:rPr>
              <w:t>4.1主界面分析</w:t>
            </w:r>
            <w:r>
              <w:tab/>
            </w:r>
            <w:fldSimple w:instr=" PAGEREF _Toc19345 ">
              <w:r>
                <w:t>27</w:t>
              </w:r>
            </w:fldSimple>
          </w:hyperlink>
        </w:p>
        <w:p w14:paraId="43F16A51" w14:textId="77777777" w:rsidR="00037415" w:rsidRDefault="00234A3F">
          <w:pPr>
            <w:pStyle w:val="TOC2"/>
            <w:tabs>
              <w:tab w:val="right" w:leader="dot" w:pos="8306"/>
            </w:tabs>
            <w:ind w:left="480"/>
          </w:pPr>
          <w:hyperlink w:anchor="_Toc23133" w:history="1">
            <w:r>
              <w:rPr>
                <w:rFonts w:ascii="黑体" w:eastAsia="黑体" w:hAnsi="黑体" w:cs="黑体" w:hint="eastAsia"/>
              </w:rPr>
              <w:t>4.2 LED灯光控制</w:t>
            </w:r>
            <w:r>
              <w:tab/>
            </w:r>
            <w:fldSimple w:instr=" PAGEREF _Toc23133 ">
              <w:r>
                <w:t>28</w:t>
              </w:r>
            </w:fldSimple>
          </w:hyperlink>
        </w:p>
        <w:p w14:paraId="1F886C3C" w14:textId="77777777" w:rsidR="00037415" w:rsidRDefault="00234A3F">
          <w:pPr>
            <w:pStyle w:val="TOC2"/>
            <w:tabs>
              <w:tab w:val="right" w:leader="dot" w:pos="8306"/>
            </w:tabs>
            <w:ind w:left="480"/>
          </w:pPr>
          <w:hyperlink w:anchor="_Toc8899" w:history="1">
            <w:r>
              <w:rPr>
                <w:rFonts w:ascii="黑体" w:eastAsia="黑体" w:hAnsi="黑体" w:cs="黑体" w:hint="eastAsia"/>
              </w:rPr>
              <w:t>4.3触摸信息处理函数分析</w:t>
            </w:r>
            <w:r>
              <w:tab/>
            </w:r>
            <w:fldSimple w:instr=" PAGEREF _Toc8899 ">
              <w:r>
                <w:t>30</w:t>
              </w:r>
            </w:fldSimple>
          </w:hyperlink>
        </w:p>
        <w:p w14:paraId="4FAD0639" w14:textId="77777777" w:rsidR="00037415" w:rsidRDefault="00234A3F">
          <w:pPr>
            <w:pStyle w:val="TOC2"/>
            <w:tabs>
              <w:tab w:val="right" w:leader="dot" w:pos="8306"/>
            </w:tabs>
            <w:ind w:left="480"/>
          </w:pPr>
          <w:hyperlink w:anchor="_Toc11616" w:history="1">
            <w:r>
              <w:rPr>
                <w:rFonts w:ascii="黑体" w:eastAsia="黑体" w:hAnsi="黑体" w:cs="黑体" w:hint="eastAsia"/>
              </w:rPr>
              <w:t>4.4机械按键函数分析</w:t>
            </w:r>
            <w:r>
              <w:tab/>
            </w:r>
            <w:fldSimple w:instr=" PAGEREF _Toc11616 ">
              <w:r>
                <w:t>32</w:t>
              </w:r>
            </w:fldSimple>
          </w:hyperlink>
        </w:p>
        <w:p w14:paraId="3BD49D09" w14:textId="77777777" w:rsidR="00037415" w:rsidRDefault="00234A3F">
          <w:pPr>
            <w:pStyle w:val="TOC2"/>
            <w:tabs>
              <w:tab w:val="right" w:leader="dot" w:pos="8306"/>
            </w:tabs>
            <w:ind w:left="480"/>
          </w:pPr>
          <w:hyperlink w:anchor="_Toc23434" w:history="1">
            <w:r>
              <w:rPr>
                <w:rFonts w:ascii="黑体" w:eastAsia="黑体" w:hAnsi="黑体" w:cs="黑体" w:hint="eastAsia"/>
              </w:rPr>
              <w:t>4.5 RS-485模块函数分析</w:t>
            </w:r>
            <w:r>
              <w:tab/>
            </w:r>
            <w:fldSimple w:instr=" PAGEREF _Toc23434 ">
              <w:r>
                <w:t>34</w:t>
              </w:r>
            </w:fldSimple>
          </w:hyperlink>
        </w:p>
        <w:p w14:paraId="6699446C" w14:textId="77777777" w:rsidR="00037415" w:rsidRDefault="00234A3F">
          <w:pPr>
            <w:pStyle w:val="TOC2"/>
            <w:tabs>
              <w:tab w:val="right" w:leader="dot" w:pos="8306"/>
            </w:tabs>
            <w:ind w:left="480"/>
          </w:pPr>
          <w:hyperlink w:anchor="_Toc15035" w:history="1">
            <w:r>
              <w:rPr>
                <w:rFonts w:ascii="黑体" w:eastAsia="黑体" w:hAnsi="黑体" w:cs="黑体" w:hint="eastAsia"/>
              </w:rPr>
              <w:t>4.6 uC/OS-Ⅱ操作系统的移植以及任务调度分析</w:t>
            </w:r>
            <w:r>
              <w:tab/>
            </w:r>
            <w:fldSimple w:instr=" PAGEREF _Toc15035 ">
              <w:r>
                <w:t>35</w:t>
              </w:r>
            </w:fldSimple>
          </w:hyperlink>
        </w:p>
        <w:p w14:paraId="20E2E17E" w14:textId="77777777" w:rsidR="00037415" w:rsidRDefault="00234A3F">
          <w:pPr>
            <w:pStyle w:val="TOC2"/>
            <w:tabs>
              <w:tab w:val="right" w:leader="dot" w:pos="8306"/>
            </w:tabs>
            <w:ind w:left="480"/>
          </w:pPr>
          <w:hyperlink w:anchor="_Toc9490" w:history="1">
            <w:r>
              <w:rPr>
                <w:rFonts w:ascii="黑体" w:eastAsia="黑体" w:hAnsi="黑体" w:cs="黑体" w:hint="eastAsia"/>
              </w:rPr>
              <w:t>4.7报警功能函数分析</w:t>
            </w:r>
            <w:r>
              <w:tab/>
            </w:r>
            <w:fldSimple w:instr=" PAGEREF _Toc9490 ">
              <w:r>
                <w:t>36</w:t>
              </w:r>
            </w:fldSimple>
          </w:hyperlink>
        </w:p>
        <w:p w14:paraId="3AF154B9" w14:textId="77777777" w:rsidR="00037415" w:rsidRDefault="00234A3F">
          <w:pPr>
            <w:pStyle w:val="TOC2"/>
            <w:tabs>
              <w:tab w:val="right" w:leader="dot" w:pos="8306"/>
            </w:tabs>
            <w:ind w:left="480"/>
          </w:pPr>
          <w:hyperlink w:anchor="_Toc16252" w:history="1">
            <w:r>
              <w:rPr>
                <w:rFonts w:ascii="黑体" w:eastAsia="黑体" w:hAnsi="黑体" w:cs="黑体" w:hint="eastAsia"/>
              </w:rPr>
              <w:t>4.8 设计流程图</w:t>
            </w:r>
            <w:r>
              <w:tab/>
            </w:r>
            <w:fldSimple w:instr=" PAGEREF _Toc16252 ">
              <w:r>
                <w:t>37</w:t>
              </w:r>
            </w:fldSimple>
          </w:hyperlink>
        </w:p>
        <w:p w14:paraId="574C0EA7" w14:textId="77777777" w:rsidR="00037415" w:rsidRDefault="00234A3F">
          <w:pPr>
            <w:pStyle w:val="TOC1"/>
            <w:tabs>
              <w:tab w:val="right" w:leader="dot" w:pos="8306"/>
            </w:tabs>
          </w:pPr>
          <w:hyperlink w:anchor="_Toc30732" w:history="1">
            <w:r>
              <w:rPr>
                <w:rFonts w:ascii="黑体" w:eastAsia="黑体" w:hAnsi="黑体" w:cs="黑体" w:hint="eastAsia"/>
              </w:rPr>
              <w:t>5.开发环境以及字库取模软件介绍</w:t>
            </w:r>
            <w:r>
              <w:tab/>
            </w:r>
            <w:fldSimple w:instr=" PAGEREF _Toc30732 ">
              <w:r>
                <w:t>37</w:t>
              </w:r>
            </w:fldSimple>
          </w:hyperlink>
        </w:p>
        <w:p w14:paraId="1BDB0785" w14:textId="77777777" w:rsidR="00037415" w:rsidRDefault="00234A3F">
          <w:pPr>
            <w:pStyle w:val="TOC2"/>
            <w:tabs>
              <w:tab w:val="right" w:leader="dot" w:pos="8306"/>
            </w:tabs>
            <w:ind w:left="480"/>
          </w:pPr>
          <w:hyperlink w:anchor="_Toc16887" w:history="1">
            <w:r>
              <w:rPr>
                <w:rFonts w:ascii="黑体" w:eastAsia="黑体" w:hAnsi="黑体" w:cs="黑体" w:hint="eastAsia"/>
              </w:rPr>
              <w:t>5.1编程软件Keil uVision5介绍</w:t>
            </w:r>
            <w:r>
              <w:tab/>
            </w:r>
            <w:fldSimple w:instr=" PAGEREF _Toc16887 ">
              <w:r>
                <w:t>37</w:t>
              </w:r>
            </w:fldSimple>
          </w:hyperlink>
        </w:p>
        <w:p w14:paraId="3CBC2D8B" w14:textId="77777777" w:rsidR="00037415" w:rsidRDefault="00234A3F">
          <w:pPr>
            <w:pStyle w:val="TOC2"/>
            <w:tabs>
              <w:tab w:val="right" w:leader="dot" w:pos="8306"/>
            </w:tabs>
            <w:ind w:left="480"/>
          </w:pPr>
          <w:hyperlink w:anchor="_Toc29058" w:history="1">
            <w:r>
              <w:rPr>
                <w:rFonts w:ascii="黑体" w:eastAsia="黑体" w:hAnsi="黑体" w:cs="黑体" w:hint="eastAsia"/>
                <w:szCs w:val="28"/>
              </w:rPr>
              <w:t>5.2取模软件介绍</w:t>
            </w:r>
            <w:r>
              <w:tab/>
            </w:r>
            <w:fldSimple w:instr=" PAGEREF _Toc29058 ">
              <w:r>
                <w:t>38</w:t>
              </w:r>
            </w:fldSimple>
          </w:hyperlink>
        </w:p>
        <w:p w14:paraId="1A2BF821" w14:textId="77777777" w:rsidR="00037415" w:rsidRDefault="00234A3F">
          <w:pPr>
            <w:pStyle w:val="TOC1"/>
            <w:tabs>
              <w:tab w:val="right" w:leader="dot" w:pos="8306"/>
            </w:tabs>
          </w:pPr>
          <w:hyperlink w:anchor="_Toc2666" w:history="1">
            <w:r>
              <w:rPr>
                <w:rFonts w:ascii="黑体" w:eastAsia="黑体" w:hAnsi="黑体" w:cs="黑体" w:hint="eastAsia"/>
              </w:rPr>
              <w:t>6.总结</w:t>
            </w:r>
            <w:r>
              <w:tab/>
            </w:r>
            <w:fldSimple w:instr=" PAGEREF _Toc2666 ">
              <w:r>
                <w:t>38</w:t>
              </w:r>
            </w:fldSimple>
          </w:hyperlink>
        </w:p>
        <w:p w14:paraId="23DABA2B" w14:textId="77777777" w:rsidR="00037415" w:rsidRDefault="00234A3F">
          <w:pPr>
            <w:pStyle w:val="TOC1"/>
            <w:tabs>
              <w:tab w:val="right" w:leader="dot" w:pos="8306"/>
            </w:tabs>
          </w:pPr>
          <w:hyperlink w:anchor="_Toc6857" w:history="1">
            <w:r>
              <w:rPr>
                <w:rFonts w:ascii="黑体" w:eastAsia="黑体" w:hAnsi="黑体" w:cs="黑体" w:hint="eastAsia"/>
              </w:rPr>
              <w:t>谢辞</w:t>
            </w:r>
            <w:r>
              <w:tab/>
            </w:r>
            <w:fldSimple w:instr=" PAGEREF _Toc6857 ">
              <w:r>
                <w:t>40</w:t>
              </w:r>
            </w:fldSimple>
          </w:hyperlink>
        </w:p>
        <w:p w14:paraId="1924D598" w14:textId="77777777" w:rsidR="00037415" w:rsidRDefault="00234A3F">
          <w:pPr>
            <w:pStyle w:val="TOC1"/>
            <w:tabs>
              <w:tab w:val="right" w:leader="dot" w:pos="8306"/>
            </w:tabs>
          </w:pPr>
          <w:hyperlink w:anchor="_Toc9049" w:history="1">
            <w:r>
              <w:rPr>
                <w:rFonts w:ascii="黑体" w:eastAsia="黑体" w:hAnsi="黑体" w:cs="黑体" w:hint="eastAsia"/>
              </w:rPr>
              <w:t>参考文献</w:t>
            </w:r>
            <w:r>
              <w:tab/>
            </w:r>
            <w:fldSimple w:instr=" PAGEREF _Toc9049 ">
              <w:r>
                <w:t>41</w:t>
              </w:r>
            </w:fldSimple>
          </w:hyperlink>
        </w:p>
        <w:p w14:paraId="3522F71F" w14:textId="77777777" w:rsidR="00037415" w:rsidRDefault="00234A3F">
          <w:pPr>
            <w:ind w:firstLineChars="0" w:firstLine="0"/>
            <w:rPr>
              <w:rFonts w:ascii="宋体" w:hAnsi="宋体" w:cs="宋体"/>
              <w:color w:val="383838"/>
              <w:kern w:val="0"/>
              <w:szCs w:val="28"/>
            </w:rPr>
          </w:pPr>
          <w:r>
            <w:rPr>
              <w:rFonts w:ascii="宋体" w:hAnsi="宋体" w:cs="宋体" w:hint="eastAsia"/>
              <w:color w:val="383838"/>
              <w:kern w:val="0"/>
              <w:szCs w:val="28"/>
            </w:rPr>
            <w:fldChar w:fldCharType="end"/>
          </w:r>
        </w:p>
      </w:sdtContent>
    </w:sdt>
    <w:p w14:paraId="196F1E01" w14:textId="77777777" w:rsidR="00037415" w:rsidRDefault="00037415">
      <w:pPr>
        <w:rPr>
          <w:rFonts w:ascii="宋体" w:hAnsi="宋体" w:cs="宋体"/>
          <w:color w:val="383838"/>
          <w:kern w:val="0"/>
          <w:szCs w:val="28"/>
        </w:rPr>
      </w:pPr>
    </w:p>
    <w:p w14:paraId="56DED99D" w14:textId="77777777" w:rsidR="00037415" w:rsidRDefault="00037415">
      <w:pPr>
        <w:rPr>
          <w:rFonts w:ascii="宋体" w:hAnsi="宋体" w:cs="宋体"/>
          <w:color w:val="383838"/>
          <w:kern w:val="0"/>
          <w:szCs w:val="28"/>
        </w:rPr>
      </w:pPr>
    </w:p>
    <w:p w14:paraId="3E4F404A" w14:textId="77777777" w:rsidR="00037415" w:rsidRDefault="00037415">
      <w:pPr>
        <w:rPr>
          <w:rFonts w:ascii="宋体" w:hAnsi="宋体" w:cs="宋体"/>
          <w:color w:val="383838"/>
          <w:kern w:val="0"/>
          <w:szCs w:val="28"/>
        </w:rPr>
      </w:pPr>
    </w:p>
    <w:p w14:paraId="01623213" w14:textId="77777777" w:rsidR="00037415" w:rsidRDefault="00037415">
      <w:pPr>
        <w:rPr>
          <w:rFonts w:ascii="宋体" w:hAnsi="宋体" w:cs="宋体"/>
          <w:color w:val="383838"/>
          <w:kern w:val="0"/>
          <w:szCs w:val="28"/>
        </w:rPr>
      </w:pPr>
    </w:p>
    <w:p w14:paraId="2F27B88D" w14:textId="77777777" w:rsidR="00037415" w:rsidRDefault="00037415">
      <w:pPr>
        <w:rPr>
          <w:rFonts w:ascii="宋体" w:hAnsi="宋体" w:cs="宋体"/>
          <w:color w:val="383838"/>
          <w:kern w:val="0"/>
          <w:szCs w:val="28"/>
        </w:rPr>
      </w:pPr>
    </w:p>
    <w:p w14:paraId="21DFD52A" w14:textId="77777777" w:rsidR="00037415" w:rsidRDefault="00037415">
      <w:pPr>
        <w:rPr>
          <w:rFonts w:ascii="宋体" w:hAnsi="宋体" w:cs="宋体"/>
          <w:color w:val="383838"/>
          <w:kern w:val="0"/>
          <w:szCs w:val="28"/>
        </w:rPr>
      </w:pPr>
    </w:p>
    <w:p w14:paraId="2301665E" w14:textId="77777777" w:rsidR="00037415" w:rsidRDefault="00037415">
      <w:pPr>
        <w:rPr>
          <w:rFonts w:ascii="宋体" w:hAnsi="宋体" w:cs="宋体"/>
          <w:color w:val="383838"/>
          <w:kern w:val="0"/>
          <w:szCs w:val="28"/>
        </w:rPr>
      </w:pPr>
    </w:p>
    <w:p w14:paraId="07C0E587" w14:textId="77777777" w:rsidR="00037415" w:rsidRDefault="00037415">
      <w:pPr>
        <w:rPr>
          <w:rFonts w:ascii="宋体" w:hAnsi="宋体" w:cs="宋体"/>
          <w:color w:val="383838"/>
          <w:kern w:val="0"/>
          <w:szCs w:val="28"/>
        </w:rPr>
      </w:pPr>
    </w:p>
    <w:p w14:paraId="0E321ECF" w14:textId="77777777" w:rsidR="00037415" w:rsidRDefault="00037415">
      <w:pPr>
        <w:rPr>
          <w:rFonts w:ascii="宋体" w:hAnsi="宋体" w:cs="宋体"/>
          <w:color w:val="383838"/>
          <w:kern w:val="0"/>
          <w:szCs w:val="28"/>
        </w:rPr>
      </w:pPr>
    </w:p>
    <w:p w14:paraId="33D4B438" w14:textId="77777777" w:rsidR="00037415" w:rsidRDefault="00037415">
      <w:pPr>
        <w:rPr>
          <w:rFonts w:ascii="宋体" w:hAnsi="宋体" w:cs="宋体"/>
          <w:color w:val="383838"/>
          <w:kern w:val="0"/>
          <w:szCs w:val="28"/>
        </w:rPr>
      </w:pPr>
    </w:p>
    <w:p w14:paraId="02128F58" w14:textId="77777777" w:rsidR="00037415" w:rsidRDefault="00037415">
      <w:pPr>
        <w:rPr>
          <w:rFonts w:ascii="宋体" w:hAnsi="宋体" w:cs="宋体"/>
          <w:color w:val="383838"/>
          <w:kern w:val="0"/>
          <w:szCs w:val="28"/>
        </w:rPr>
      </w:pPr>
    </w:p>
    <w:p w14:paraId="1D11C746" w14:textId="77777777" w:rsidR="00037415" w:rsidRDefault="00037415">
      <w:pPr>
        <w:rPr>
          <w:rFonts w:ascii="宋体" w:hAnsi="宋体" w:cs="宋体"/>
          <w:color w:val="383838"/>
          <w:kern w:val="0"/>
          <w:szCs w:val="28"/>
        </w:rPr>
      </w:pPr>
    </w:p>
    <w:p w14:paraId="4E168F47" w14:textId="77777777" w:rsidR="00037415" w:rsidRDefault="00037415">
      <w:pPr>
        <w:rPr>
          <w:rFonts w:ascii="宋体" w:hAnsi="宋体" w:cs="宋体"/>
          <w:color w:val="383838"/>
          <w:kern w:val="0"/>
          <w:szCs w:val="28"/>
        </w:rPr>
      </w:pPr>
    </w:p>
    <w:p w14:paraId="52836A86" w14:textId="77777777" w:rsidR="00037415" w:rsidRDefault="00037415">
      <w:pPr>
        <w:rPr>
          <w:rFonts w:ascii="宋体" w:hAnsi="宋体" w:cs="宋体"/>
          <w:color w:val="383838"/>
          <w:kern w:val="0"/>
          <w:szCs w:val="28"/>
        </w:rPr>
      </w:pPr>
    </w:p>
    <w:p w14:paraId="169A8307" w14:textId="77777777" w:rsidR="00037415" w:rsidRDefault="00037415">
      <w:pPr>
        <w:rPr>
          <w:rFonts w:ascii="宋体" w:hAnsi="宋体" w:cs="宋体"/>
          <w:color w:val="383838"/>
          <w:kern w:val="0"/>
          <w:szCs w:val="28"/>
        </w:rPr>
      </w:pPr>
    </w:p>
    <w:p w14:paraId="40A1700C" w14:textId="77777777" w:rsidR="00037415" w:rsidRDefault="00037415">
      <w:pPr>
        <w:rPr>
          <w:rFonts w:ascii="宋体" w:hAnsi="宋体" w:cs="宋体"/>
          <w:color w:val="383838"/>
          <w:kern w:val="0"/>
          <w:szCs w:val="28"/>
        </w:rPr>
      </w:pPr>
    </w:p>
    <w:p w14:paraId="0C54414C" w14:textId="77777777" w:rsidR="00037415" w:rsidRDefault="00037415">
      <w:pPr>
        <w:ind w:firstLineChars="0" w:firstLine="0"/>
        <w:rPr>
          <w:rFonts w:ascii="宋体" w:hAnsi="宋体" w:cs="宋体"/>
          <w:color w:val="383838"/>
          <w:kern w:val="0"/>
          <w:szCs w:val="28"/>
        </w:rPr>
      </w:pPr>
    </w:p>
    <w:p w14:paraId="1759B849" w14:textId="77777777" w:rsidR="00037415" w:rsidRDefault="00234A3F">
      <w:pPr>
        <w:ind w:firstLineChars="0" w:firstLine="0"/>
        <w:jc w:val="center"/>
        <w:rPr>
          <w:rFonts w:ascii="黑体" w:eastAsia="黑体" w:hAnsi="黑体" w:cs="黑体"/>
          <w:sz w:val="32"/>
          <w:szCs w:val="32"/>
        </w:rPr>
      </w:pPr>
      <w:r>
        <w:rPr>
          <w:rFonts w:ascii="黑体" w:eastAsia="黑体" w:hAnsi="黑体" w:cs="黑体" w:hint="eastAsia"/>
          <w:sz w:val="32"/>
          <w:szCs w:val="32"/>
        </w:rPr>
        <w:t>基于STM32的智能楼宇设计</w:t>
      </w:r>
    </w:p>
    <w:p w14:paraId="67FF7A6B" w14:textId="77777777" w:rsidR="00037415" w:rsidRDefault="00234A3F">
      <w:pPr>
        <w:ind w:firstLine="560"/>
      </w:pPr>
      <w:bookmarkStart w:id="0" w:name="_Toc15868"/>
      <w:r>
        <w:rPr>
          <w:rStyle w:val="10"/>
          <w:rFonts w:hint="eastAsia"/>
        </w:rPr>
        <w:t>摘要：</w:t>
      </w:r>
      <w:bookmarkEnd w:id="0"/>
      <w:r>
        <w:rPr>
          <w:rFonts w:hint="eastAsia"/>
        </w:rPr>
        <w:t>随着人们对生活的质量逐渐提高和科技水平的飞速提高，居民城市化不断增加，对居住的场所安全性有很高的要求。市面上的智能楼宇系统已经</w:t>
      </w:r>
      <w:ins w:id="1" w:author="赵 志桓" w:date="2019-04-14T23:55:00Z">
        <w:r w:rsidR="006A3DF4">
          <w:rPr>
            <w:rFonts w:hint="eastAsia"/>
          </w:rPr>
          <w:t>相当</w:t>
        </w:r>
      </w:ins>
      <w:ins w:id="2" w:author="赵 志桓" w:date="2019-04-14T23:56:00Z">
        <w:r w:rsidR="006A3DF4">
          <w:rPr>
            <w:rFonts w:hint="eastAsia"/>
          </w:rPr>
          <w:t>成熟</w:t>
        </w:r>
      </w:ins>
      <w:del w:id="3" w:author="赵 志桓" w:date="2019-04-14T23:55:00Z">
        <w:r w:rsidDel="006A3DF4">
          <w:rPr>
            <w:rFonts w:hint="eastAsia"/>
          </w:rPr>
          <w:delText>完善</w:delText>
        </w:r>
      </w:del>
      <w:r>
        <w:rPr>
          <w:rFonts w:hint="eastAsia"/>
        </w:rPr>
        <w:t>，但是</w:t>
      </w:r>
      <w:del w:id="4" w:author="赵 志桓" w:date="2019-04-14T23:56:00Z">
        <w:r w:rsidDel="006A3DF4">
          <w:rPr>
            <w:rFonts w:hint="eastAsia"/>
          </w:rPr>
          <w:delText>由于</w:delText>
        </w:r>
      </w:del>
      <w:r>
        <w:rPr>
          <w:rFonts w:hint="eastAsia"/>
        </w:rPr>
        <w:t>价格昂贵普通人民难以承受，针对这种</w:t>
      </w:r>
      <w:del w:id="5" w:author="赵 志桓" w:date="2019-04-14T23:56:00Z">
        <w:r w:rsidDel="006A3DF4">
          <w:rPr>
            <w:rFonts w:hint="eastAsia"/>
          </w:rPr>
          <w:delText>现象</w:delText>
        </w:r>
      </w:del>
      <w:ins w:id="6" w:author="赵 志桓" w:date="2019-04-14T23:56:00Z">
        <w:r w:rsidR="006A3DF4">
          <w:rPr>
            <w:rFonts w:hint="eastAsia"/>
          </w:rPr>
          <w:t>情况</w:t>
        </w:r>
      </w:ins>
      <w:r>
        <w:rPr>
          <w:rFonts w:hint="eastAsia"/>
        </w:rPr>
        <w:t>研发出了一套价格便宜实用性高的智能楼宇系统</w:t>
      </w:r>
      <w:ins w:id="7" w:author="赵 志桓" w:date="2019-04-14T23:56:00Z">
        <w:r w:rsidR="006A3DF4">
          <w:rPr>
            <w:rFonts w:hint="eastAsia"/>
          </w:rPr>
          <w:t>实在必须</w:t>
        </w:r>
      </w:ins>
      <w:r>
        <w:rPr>
          <w:rFonts w:hint="eastAsia"/>
        </w:rPr>
        <w:t>。</w:t>
      </w:r>
    </w:p>
    <w:p w14:paraId="4F085A06" w14:textId="77777777" w:rsidR="00037415" w:rsidRDefault="00234A3F">
      <w:pPr>
        <w:ind w:firstLineChars="0" w:firstLine="420"/>
      </w:pPr>
      <w:r>
        <w:rPr>
          <w:rFonts w:hint="eastAsia"/>
        </w:rPr>
        <w:t>本设计将智能检测环境参数系统、报警系统、数据传输系统巧妙的结合起来，不仅实现了</w:t>
      </w:r>
      <w:ins w:id="8" w:author="赵 志桓" w:date="2019-04-14T23:57:00Z">
        <w:r w:rsidR="006A3DF4">
          <w:rPr>
            <w:rFonts w:hint="eastAsia"/>
          </w:rPr>
          <w:t>实时数据的检测</w:t>
        </w:r>
      </w:ins>
      <w:del w:id="9" w:author="赵 志桓" w:date="2019-04-14T23:57:00Z">
        <w:r w:rsidDel="006A3DF4">
          <w:rPr>
            <w:rFonts w:hint="eastAsia"/>
          </w:rPr>
          <w:delText>智能报警</w:delText>
        </w:r>
      </w:del>
      <w:r>
        <w:rPr>
          <w:rFonts w:hint="eastAsia"/>
        </w:rPr>
        <w:t>，还实现了</w:t>
      </w:r>
      <w:del w:id="10" w:author="赵 志桓" w:date="2019-04-14T23:57:00Z">
        <w:r w:rsidDel="006A3DF4">
          <w:rPr>
            <w:rFonts w:hint="eastAsia"/>
          </w:rPr>
          <w:delText>实时数据的检测</w:delText>
        </w:r>
      </w:del>
      <w:ins w:id="11" w:author="赵 志桓" w:date="2019-04-14T23:57:00Z">
        <w:r w:rsidR="006A3DF4">
          <w:rPr>
            <w:rFonts w:hint="eastAsia"/>
          </w:rPr>
          <w:t>智能报警</w:t>
        </w:r>
      </w:ins>
      <w:r>
        <w:rPr>
          <w:rFonts w:hint="eastAsia"/>
        </w:rPr>
        <w:t>。同时着重</w:t>
      </w:r>
      <w:del w:id="12" w:author="赵 志桓" w:date="2019-04-14T23:57:00Z">
        <w:r w:rsidDel="006A3DF4">
          <w:rPr>
            <w:rFonts w:hint="eastAsia"/>
          </w:rPr>
          <w:delText>介绍了本设计</w:delText>
        </w:r>
      </w:del>
      <w:ins w:id="13" w:author="赵 志桓" w:date="2019-04-14T23:57:00Z">
        <w:r w:rsidR="006A3DF4">
          <w:rPr>
            <w:rFonts w:hint="eastAsia"/>
          </w:rPr>
          <w:t>采用了</w:t>
        </w:r>
      </w:ins>
      <w:r>
        <w:rPr>
          <w:rFonts w:hint="eastAsia"/>
        </w:rPr>
        <w:t>中的液晶屏显示模块，数据采集模块和数据传输模块。</w:t>
      </w:r>
    </w:p>
    <w:p w14:paraId="0E727B63" w14:textId="77777777" w:rsidR="00037415" w:rsidRDefault="00234A3F">
      <w:del w:id="14" w:author="赵 志桓" w:date="2019-04-14T23:57:00Z">
        <w:r w:rsidDel="006A3DF4">
          <w:rPr>
            <w:rFonts w:hint="eastAsia"/>
          </w:rPr>
          <w:delText>此装置</w:delText>
        </w:r>
      </w:del>
      <w:ins w:id="15" w:author="赵 志桓" w:date="2019-04-14T23:57:00Z">
        <w:r w:rsidR="006A3DF4">
          <w:rPr>
            <w:rFonts w:hint="eastAsia"/>
          </w:rPr>
          <w:t>本设计</w:t>
        </w:r>
      </w:ins>
      <w:r>
        <w:rPr>
          <w:rFonts w:hint="eastAsia"/>
        </w:rPr>
        <w:t>采用了</w:t>
      </w:r>
      <w:r>
        <w:rPr>
          <w:rFonts w:hint="eastAsia"/>
        </w:rPr>
        <w:t>STM</w:t>
      </w:r>
      <w:r>
        <w:t>32</w:t>
      </w:r>
      <w:r>
        <w:rPr>
          <w:rFonts w:hint="eastAsia"/>
        </w:rPr>
        <w:t>F</w:t>
      </w:r>
      <w:r>
        <w:t>407</w:t>
      </w:r>
      <w:r>
        <w:rPr>
          <w:rFonts w:hint="eastAsia"/>
        </w:rPr>
        <w:t>ZGT6</w:t>
      </w:r>
      <w:r>
        <w:t xml:space="preserve"> </w:t>
      </w:r>
      <w:r>
        <w:rPr>
          <w:rFonts w:hint="eastAsia"/>
        </w:rPr>
        <w:t>芯片设计成主控板用于接收各个楼层的节点信息，</w:t>
      </w:r>
      <w:ins w:id="16" w:author="赵 志桓" w:date="2019-04-14T23:58:00Z">
        <w:r w:rsidR="006A3DF4">
          <w:rPr>
            <w:rFonts w:hint="eastAsia"/>
          </w:rPr>
          <w:t>采用</w:t>
        </w:r>
      </w:ins>
      <w:r>
        <w:rPr>
          <w:rFonts w:hint="eastAsia"/>
        </w:rPr>
        <w:t>STM</w:t>
      </w:r>
      <w:r>
        <w:t>32</w:t>
      </w:r>
      <w:r>
        <w:rPr>
          <w:rFonts w:hint="eastAsia"/>
        </w:rPr>
        <w:t>F103R8T</w:t>
      </w:r>
      <w:r>
        <w:t xml:space="preserve">6 </w:t>
      </w:r>
      <w:r>
        <w:rPr>
          <w:rFonts w:hint="eastAsia"/>
        </w:rPr>
        <w:t>芯片设计制成节点板用于采集数据。本款设计主要</w:t>
      </w:r>
      <w:ins w:id="17" w:author="赵 志桓" w:date="2019-04-14T23:58:00Z">
        <w:r w:rsidR="006A3DF4">
          <w:rPr>
            <w:rFonts w:hint="eastAsia"/>
          </w:rPr>
          <w:t>的工作是</w:t>
        </w:r>
      </w:ins>
      <w:r>
        <w:rPr>
          <w:rFonts w:hint="eastAsia"/>
        </w:rPr>
        <w:t>是软件</w:t>
      </w:r>
      <w:ins w:id="18" w:author="赵 志桓" w:date="2019-04-14T23:58:00Z">
        <w:r w:rsidR="006A3DF4">
          <w:rPr>
            <w:rFonts w:hint="eastAsia"/>
          </w:rPr>
          <w:t>设计</w:t>
        </w:r>
      </w:ins>
      <w:r>
        <w:rPr>
          <w:rFonts w:hint="eastAsia"/>
        </w:rPr>
        <w:t>方面，包括数据（温度、湿度、有毒气体、烟雾、和光照）的采集以及处理、</w:t>
      </w:r>
      <w:r>
        <w:rPr>
          <w:rFonts w:hint="eastAsia"/>
        </w:rPr>
        <w:t>AD</w:t>
      </w:r>
      <w:r>
        <w:rPr>
          <w:rFonts w:hint="eastAsia"/>
        </w:rPr>
        <w:t>转换、</w:t>
      </w:r>
      <w:r>
        <w:rPr>
          <w:rFonts w:hint="eastAsia"/>
        </w:rPr>
        <w:t>DMA</w:t>
      </w:r>
      <w:r>
        <w:rPr>
          <w:rFonts w:hint="eastAsia"/>
        </w:rPr>
        <w:t>数据搬运、</w:t>
      </w:r>
      <w:r>
        <w:rPr>
          <w:rFonts w:hint="eastAsia"/>
        </w:rPr>
        <w:t>RS-485</w:t>
      </w:r>
      <w:r>
        <w:rPr>
          <w:rFonts w:hint="eastAsia"/>
        </w:rPr>
        <w:t>串口通信，数据通过节点板采集利用</w:t>
      </w:r>
      <w:r>
        <w:rPr>
          <w:rFonts w:hint="eastAsia"/>
        </w:rPr>
        <w:t>485</w:t>
      </w:r>
      <w:r>
        <w:rPr>
          <w:rFonts w:hint="eastAsia"/>
        </w:rPr>
        <w:t>串口通信传输到主控板，并且通过</w:t>
      </w:r>
      <w:r>
        <w:rPr>
          <w:rFonts w:hint="eastAsia"/>
        </w:rPr>
        <w:t>LCD</w:t>
      </w:r>
      <w:r>
        <w:rPr>
          <w:rFonts w:hint="eastAsia"/>
        </w:rPr>
        <w:t>屏实时显示数据，当气体浓度超过设定数据值的时候报警程序启动。并在</w:t>
      </w:r>
      <w:r>
        <w:rPr>
          <w:rFonts w:hint="eastAsia"/>
        </w:rPr>
        <w:t>STM32</w:t>
      </w:r>
      <w:r>
        <w:rPr>
          <w:rFonts w:hint="eastAsia"/>
        </w:rPr>
        <w:t>的开发环境下</w:t>
      </w:r>
      <w:proofErr w:type="spellStart"/>
      <w:r>
        <w:rPr>
          <w:rFonts w:hint="eastAsia"/>
        </w:rPr>
        <w:t>keil</w:t>
      </w:r>
      <w:proofErr w:type="spellEnd"/>
      <w:r>
        <w:rPr>
          <w:rFonts w:hint="eastAsia"/>
        </w:rPr>
        <w:t xml:space="preserve"> uVision5</w:t>
      </w:r>
      <w:r>
        <w:rPr>
          <w:rFonts w:hint="eastAsia"/>
        </w:rPr>
        <w:t>编写对应的程序，使用</w:t>
      </w:r>
      <w:r>
        <w:rPr>
          <w:rFonts w:hint="eastAsia"/>
        </w:rPr>
        <w:t>S</w:t>
      </w:r>
      <w:r>
        <w:t>T-L</w:t>
      </w:r>
      <w:r>
        <w:rPr>
          <w:rFonts w:hint="eastAsia"/>
        </w:rPr>
        <w:t>ink</w:t>
      </w:r>
      <w:r>
        <w:rPr>
          <w:rFonts w:hint="eastAsia"/>
        </w:rPr>
        <w:t>下载器把程序下载到开发板中。经过试验检测本套</w:t>
      </w:r>
      <w:del w:id="19" w:author="赵 志桓" w:date="2019-04-14T23:59:00Z">
        <w:r w:rsidDel="006A3DF4">
          <w:rPr>
            <w:rFonts w:hint="eastAsia"/>
          </w:rPr>
          <w:delText>设备</w:delText>
        </w:r>
      </w:del>
      <w:ins w:id="20" w:author="赵 志桓" w:date="2019-04-14T23:59:00Z">
        <w:r w:rsidR="006A3DF4">
          <w:rPr>
            <w:rFonts w:hint="eastAsia"/>
          </w:rPr>
          <w:t>设计</w:t>
        </w:r>
      </w:ins>
      <w:r>
        <w:rPr>
          <w:rFonts w:hint="eastAsia"/>
        </w:rPr>
        <w:t>具有高精度检测，实时传输数据，操作极其简单，稳定性好，抗干扰能力强等优良</w:t>
      </w:r>
      <w:commentRangeStart w:id="21"/>
      <w:r>
        <w:rPr>
          <w:rFonts w:hint="eastAsia"/>
        </w:rPr>
        <w:t>性能</w:t>
      </w:r>
      <w:commentRangeEnd w:id="21"/>
      <w:r w:rsidR="006A3DF4">
        <w:rPr>
          <w:rStyle w:val="ad"/>
        </w:rPr>
        <w:commentReference w:id="21"/>
      </w:r>
      <w:r>
        <w:rPr>
          <w:rFonts w:hint="eastAsia"/>
        </w:rPr>
        <w:t>。</w:t>
      </w:r>
    </w:p>
    <w:p w14:paraId="58F44B52" w14:textId="77777777" w:rsidR="00037415" w:rsidRDefault="00234A3F">
      <w:pPr>
        <w:ind w:firstLine="560"/>
      </w:pPr>
      <w:bookmarkStart w:id="22" w:name="_Toc21547"/>
      <w:r>
        <w:rPr>
          <w:rStyle w:val="10"/>
          <w:rFonts w:hint="eastAsia"/>
        </w:rPr>
        <w:t>关键字：</w:t>
      </w:r>
      <w:bookmarkEnd w:id="22"/>
      <w:r>
        <w:rPr>
          <w:rFonts w:hint="eastAsia"/>
        </w:rPr>
        <w:t xml:space="preserve"> </w:t>
      </w:r>
      <w:r>
        <w:rPr>
          <w:rFonts w:hint="eastAsia"/>
        </w:rPr>
        <w:t>采集数据</w:t>
      </w:r>
      <w:r>
        <w:rPr>
          <w:rFonts w:hint="eastAsia"/>
        </w:rPr>
        <w:t xml:space="preserve">  AD</w:t>
      </w:r>
      <w:r>
        <w:rPr>
          <w:rFonts w:hint="eastAsia"/>
        </w:rPr>
        <w:t>转换</w:t>
      </w:r>
      <w:r>
        <w:rPr>
          <w:rFonts w:hint="eastAsia"/>
        </w:rPr>
        <w:t xml:space="preserve">  RS-485 </w:t>
      </w:r>
      <w:commentRangeStart w:id="23"/>
      <w:r>
        <w:rPr>
          <w:rFonts w:hint="eastAsia"/>
        </w:rPr>
        <w:t>通信</w:t>
      </w:r>
      <w:commentRangeEnd w:id="23"/>
      <w:r w:rsidR="006A3DF4">
        <w:rPr>
          <w:rStyle w:val="ad"/>
        </w:rPr>
        <w:commentReference w:id="23"/>
      </w:r>
    </w:p>
    <w:p w14:paraId="2EFA7822" w14:textId="77777777" w:rsidR="00037415" w:rsidRDefault="00037415"/>
    <w:p w14:paraId="59DF870B" w14:textId="77777777" w:rsidR="00037415" w:rsidRDefault="00037415"/>
    <w:p w14:paraId="6F4C90E7" w14:textId="77777777" w:rsidR="00037415" w:rsidRDefault="00037415"/>
    <w:p w14:paraId="675FDAF0" w14:textId="77777777" w:rsidR="00037415" w:rsidRDefault="00037415"/>
    <w:p w14:paraId="635F0E1D" w14:textId="77777777" w:rsidR="00037415" w:rsidRDefault="00037415"/>
    <w:p w14:paraId="50AD6213" w14:textId="77777777" w:rsidR="00037415" w:rsidRDefault="00037415"/>
    <w:p w14:paraId="26985031" w14:textId="77777777" w:rsidR="00037415" w:rsidRDefault="00037415"/>
    <w:p w14:paraId="3C4920BF" w14:textId="77777777" w:rsidR="00037415" w:rsidRDefault="00037415"/>
    <w:p w14:paraId="5C7A1B06" w14:textId="77777777" w:rsidR="00037415" w:rsidRDefault="00037415"/>
    <w:p w14:paraId="536B94A3" w14:textId="77777777" w:rsidR="00037415" w:rsidRDefault="00037415"/>
    <w:p w14:paraId="61321AC9" w14:textId="77777777" w:rsidR="00037415" w:rsidRDefault="00037415">
      <w:pPr>
        <w:ind w:firstLineChars="0" w:firstLine="0"/>
      </w:pPr>
    </w:p>
    <w:p w14:paraId="5A3A8E99" w14:textId="77777777" w:rsidR="00037415" w:rsidRDefault="00037415"/>
    <w:p w14:paraId="137D6DE9" w14:textId="77777777" w:rsidR="00037415" w:rsidRDefault="00234A3F">
      <w:pPr>
        <w:ind w:firstLineChars="460" w:firstLine="1472"/>
        <w:rPr>
          <w:rStyle w:val="10"/>
        </w:rPr>
      </w:pPr>
      <w:r>
        <w:rPr>
          <w:color w:val="383838"/>
          <w:kern w:val="0"/>
          <w:sz w:val="32"/>
          <w:szCs w:val="32"/>
        </w:rPr>
        <w:t>Intelligent building design based on STM32 </w:t>
      </w:r>
    </w:p>
    <w:p w14:paraId="4DEE2D74" w14:textId="77777777" w:rsidR="00037415" w:rsidRDefault="00234A3F">
      <w:pPr>
        <w:ind w:firstLine="560"/>
      </w:pPr>
      <w:bookmarkStart w:id="24" w:name="_Toc23961"/>
      <w:r>
        <w:rPr>
          <w:rStyle w:val="10"/>
        </w:rPr>
        <w:t>Abstract:</w:t>
      </w:r>
      <w:bookmarkEnd w:id="24"/>
      <w:r>
        <w:rPr>
          <w:rStyle w:val="20"/>
          <w:rFonts w:ascii="Times New Roman" w:hAnsi="Times New Roman"/>
        </w:rPr>
        <w:t xml:space="preserve"> </w:t>
      </w:r>
      <w:r>
        <w:t>With the gradual improvement of the quality of life and the rapid improvement of the level of science and technology, the urbanization of residents is increasing, and there is a high demand for the safety of living places. The intelligent building system on the market has been perfect, but because it is too expensive for ordinary people to bear, a cheap and practical intelligent building system has been developed.</w:t>
      </w:r>
    </w:p>
    <w:p w14:paraId="4552A29E" w14:textId="77777777" w:rsidR="00037415" w:rsidRDefault="00234A3F">
      <w:r>
        <w:t>This design combines the intelligent detection environment parameter system, alarm system and data transmission system skillfully, not only realizes the intelligent alarm, but also realizes the real-time data detection. At the same time, the LCD display module, data acquisition module and data transmission module are introduced.</w:t>
      </w:r>
    </w:p>
    <w:p w14:paraId="0E355B52" w14:textId="77777777" w:rsidR="00037415" w:rsidRDefault="00234A3F">
      <w:r>
        <w:t xml:space="preserve">The device uses STM32F407ZGT6 chip to design main control board to receive node information of each floor, and STM32F103R8T6 chip to design node board to collect data. The design of this section is mainly software, including data acquisition and processing (temperature, humidity, toxic gases, smoke, and lighting), AD conversion, DMA data handling, RS-485 serial communication, The data is collected through the node board and transmitted to the main control board by serial communication, and the data is displayed in real time through the LCD screen. When the gas concentration exceeds the set data value, the alarm program is started. Move. And under the development environment of STM32, </w:t>
      </w:r>
      <w:proofErr w:type="spellStart"/>
      <w:r>
        <w:t>keil</w:t>
      </w:r>
      <w:proofErr w:type="spellEnd"/>
      <w:r>
        <w:t xml:space="preserve"> uVision5 compiles the corresponding program, and downloads the program to the development board by using the ST-Link downloader. The equipment has high precision detection, real-time transmission of data, simple operation, good stability, strong anti-interference and other excellent </w:t>
      </w:r>
      <w:commentRangeStart w:id="25"/>
      <w:r>
        <w:t>performance</w:t>
      </w:r>
      <w:commentRangeEnd w:id="25"/>
      <w:r w:rsidR="006A3DF4">
        <w:rPr>
          <w:rStyle w:val="ad"/>
        </w:rPr>
        <w:commentReference w:id="25"/>
      </w:r>
      <w:r>
        <w:t>.</w:t>
      </w:r>
    </w:p>
    <w:p w14:paraId="2FFD1D0D" w14:textId="77777777" w:rsidR="00037415" w:rsidRDefault="00234A3F">
      <w:pPr>
        <w:ind w:firstLine="560"/>
        <w:rPr>
          <w:rStyle w:val="30"/>
        </w:rPr>
      </w:pPr>
      <w:bookmarkStart w:id="26" w:name="_Toc29135"/>
      <w:r>
        <w:rPr>
          <w:rStyle w:val="10"/>
        </w:rPr>
        <w:t xml:space="preserve">Key </w:t>
      </w:r>
      <w:proofErr w:type="spellStart"/>
      <w:r>
        <w:rPr>
          <w:rStyle w:val="10"/>
        </w:rPr>
        <w:t>words</w:t>
      </w:r>
      <w:bookmarkEnd w:id="26"/>
      <w:r>
        <w:rPr>
          <w:rStyle w:val="20"/>
          <w:rFonts w:ascii="Times New Roman" w:hAnsi="Times New Roman"/>
        </w:rPr>
        <w:t>:</w:t>
      </w:r>
      <w:r>
        <w:rPr>
          <w:rStyle w:val="30"/>
        </w:rPr>
        <w:t>Collect</w:t>
      </w:r>
      <w:proofErr w:type="spellEnd"/>
      <w:r>
        <w:rPr>
          <w:rStyle w:val="30"/>
        </w:rPr>
        <w:t xml:space="preserve"> data</w:t>
      </w:r>
      <w:r>
        <w:rPr>
          <w:rStyle w:val="30"/>
          <w:rFonts w:hint="eastAsia"/>
        </w:rPr>
        <w:t xml:space="preserve">  AD conversion  RS-485 communication</w:t>
      </w:r>
    </w:p>
    <w:p w14:paraId="1C504169" w14:textId="77777777" w:rsidR="00037415" w:rsidRDefault="00037415">
      <w:pPr>
        <w:ind w:firstLineChars="0" w:firstLine="0"/>
        <w:rPr>
          <w:rStyle w:val="30"/>
        </w:rPr>
      </w:pPr>
    </w:p>
    <w:p w14:paraId="4DEA09C6" w14:textId="77777777" w:rsidR="00037415" w:rsidRDefault="00234A3F">
      <w:pPr>
        <w:pStyle w:val="1"/>
        <w:rPr>
          <w:rFonts w:ascii="黑体" w:hAnsi="黑体" w:cs="黑体"/>
        </w:rPr>
      </w:pPr>
      <w:bookmarkStart w:id="27" w:name="_Toc9819"/>
      <w:r>
        <w:rPr>
          <w:rFonts w:ascii="黑体" w:hAnsi="黑体" w:cs="黑体" w:hint="eastAsia"/>
        </w:rPr>
        <w:lastRenderedPageBreak/>
        <w:t>1.绪论</w:t>
      </w:r>
      <w:bookmarkEnd w:id="27"/>
      <w:r>
        <w:rPr>
          <w:rFonts w:ascii="黑体" w:hAnsi="黑体" w:cs="黑体" w:hint="eastAsia"/>
        </w:rPr>
        <w:t xml:space="preserve"> </w:t>
      </w:r>
    </w:p>
    <w:p w14:paraId="2685C65A" w14:textId="77777777" w:rsidR="00037415" w:rsidRDefault="00234A3F">
      <w:pPr>
        <w:pStyle w:val="2"/>
        <w:rPr>
          <w:rFonts w:ascii="黑体" w:eastAsia="黑体" w:hAnsi="黑体" w:cs="黑体"/>
          <w:sz w:val="24"/>
        </w:rPr>
      </w:pPr>
      <w:bookmarkStart w:id="28" w:name="_Toc27934"/>
      <w:r>
        <w:rPr>
          <w:rFonts w:ascii="黑体" w:eastAsia="黑体" w:hAnsi="黑体" w:cs="黑体" w:hint="eastAsia"/>
          <w:sz w:val="24"/>
        </w:rPr>
        <w:t>1.1选题背景</w:t>
      </w:r>
      <w:bookmarkEnd w:id="28"/>
    </w:p>
    <w:p w14:paraId="751720DE" w14:textId="77777777" w:rsidR="00037415" w:rsidRDefault="00234A3F">
      <w:pPr>
        <w:rPr>
          <w:shd w:val="clear" w:color="auto" w:fill="FFFFFF"/>
        </w:rPr>
      </w:pPr>
      <w:r>
        <w:rPr>
          <w:rFonts w:hint="eastAsia"/>
        </w:rPr>
        <w:t>智能楼宇是现代科学技术、电子信息技术、</w:t>
      </w:r>
      <w:r>
        <w:rPr>
          <w:rFonts w:hint="eastAsia"/>
          <w:shd w:val="clear" w:color="auto" w:fill="FFFFFF"/>
        </w:rPr>
        <w:t>自动控制技术等许多方面的相互结合的产物。智能楼宇技术最早兴起于二十世纪中后叶，二十世纪末才开始被人们逐渐了解接受。而智能楼宇在我国发展比较晚，仅有短短的十几年，</w:t>
      </w:r>
      <w:r>
        <w:rPr>
          <w:rFonts w:hint="eastAsia"/>
        </w:rPr>
        <w:t>随着科技时代的到来，楼宇科技化、楼宇信息化正在以空前绝后的速度迅猛发展，人们的生活方式也随之发生了今非昔比的变化，</w:t>
      </w:r>
      <w:r>
        <w:rPr>
          <w:rFonts w:hint="eastAsia"/>
          <w:shd w:val="clear" w:color="auto" w:fill="FFFFFF"/>
        </w:rPr>
        <w:t>发展的速度举世瞩目，让世界为之惊讶，这与国家的能源战略离不开联系，在社会的大背景下促进了传统建筑向智能建筑发展，顺应了世界智能楼宇的发展</w:t>
      </w:r>
      <w:commentRangeStart w:id="29"/>
      <w:r>
        <w:rPr>
          <w:rFonts w:hint="eastAsia"/>
          <w:shd w:val="clear" w:color="auto" w:fill="FFFFFF"/>
        </w:rPr>
        <w:t>趋势</w:t>
      </w:r>
      <w:commentRangeEnd w:id="29"/>
      <w:r w:rsidR="006A3DF4">
        <w:rPr>
          <w:rStyle w:val="ad"/>
        </w:rPr>
        <w:commentReference w:id="29"/>
      </w:r>
      <w:r>
        <w:rPr>
          <w:rFonts w:hint="eastAsia"/>
          <w:shd w:val="clear" w:color="auto" w:fill="FFFFFF"/>
        </w:rPr>
        <w:t>。</w:t>
      </w:r>
    </w:p>
    <w:p w14:paraId="1354CB01" w14:textId="77777777" w:rsidR="00037415" w:rsidRDefault="00234A3F">
      <w:commentRangeStart w:id="30"/>
      <w:r>
        <w:rPr>
          <w:rFonts w:hint="eastAsia"/>
        </w:rPr>
        <w:t>由于城市化水平逐渐提高，人口密集度会增加，人们对工作和居住的环境要求逐渐提高，同时安全潜在隐患也会逐渐增加。</w:t>
      </w:r>
      <w:commentRangeEnd w:id="30"/>
      <w:r w:rsidR="006A3DF4">
        <w:rPr>
          <w:rStyle w:val="ad"/>
        </w:rPr>
        <w:commentReference w:id="30"/>
      </w:r>
      <w:r>
        <w:rPr>
          <w:rFonts w:hint="eastAsia"/>
        </w:rPr>
        <w:t>本设计可以实时监测每一个楼层的空气质量环境，如若发生火灾、煤气泄漏等有毒气体可以及时发现并且报警，从而达到减免人员的伤亡，减少经济损失。</w:t>
      </w:r>
    </w:p>
    <w:p w14:paraId="36FC9DA3" w14:textId="77777777" w:rsidR="00037415" w:rsidRDefault="00037415"/>
    <w:p w14:paraId="14383981" w14:textId="77777777" w:rsidR="00037415" w:rsidRDefault="00234A3F">
      <w:pPr>
        <w:pStyle w:val="2"/>
        <w:rPr>
          <w:rFonts w:ascii="黑体" w:eastAsia="黑体" w:hAnsi="黑体" w:cs="黑体"/>
          <w:sz w:val="24"/>
        </w:rPr>
      </w:pPr>
      <w:bookmarkStart w:id="31" w:name="_Toc973"/>
      <w:r>
        <w:rPr>
          <w:rFonts w:ascii="黑体" w:eastAsia="黑体" w:hAnsi="黑体" w:cs="黑体" w:hint="eastAsia"/>
          <w:sz w:val="24"/>
        </w:rPr>
        <w:t>1.2智能楼宇发展现状</w:t>
      </w:r>
      <w:bookmarkEnd w:id="31"/>
    </w:p>
    <w:p w14:paraId="4C02C1AF" w14:textId="77777777" w:rsidR="00037415" w:rsidRDefault="00234A3F">
      <w:pPr>
        <w:rPr>
          <w:shd w:val="clear" w:color="auto" w:fill="FFFFFF"/>
        </w:rPr>
      </w:pPr>
      <w:r>
        <w:rPr>
          <w:shd w:val="clear" w:color="auto" w:fill="FFFFFF"/>
        </w:rPr>
        <w:t>智能楼宇</w:t>
      </w:r>
      <w:r>
        <w:rPr>
          <w:rFonts w:hint="eastAsia"/>
          <w:shd w:val="clear" w:color="auto" w:fill="FFFFFF"/>
        </w:rPr>
        <w:t>在我国起步比较晚，</w:t>
      </w:r>
      <w:r>
        <w:rPr>
          <w:shd w:val="clear" w:color="auto" w:fill="FFFFFF"/>
        </w:rPr>
        <w:t>在</w:t>
      </w:r>
      <w:r>
        <w:rPr>
          <w:rFonts w:hint="eastAsia"/>
          <w:shd w:val="clear" w:color="auto" w:fill="FFFFFF"/>
        </w:rPr>
        <w:t>二十世纪末</w:t>
      </w:r>
      <w:r>
        <w:rPr>
          <w:shd w:val="clear" w:color="auto" w:fill="FFFFFF"/>
        </w:rPr>
        <w:t>开始</w:t>
      </w:r>
      <w:r>
        <w:rPr>
          <w:rFonts w:hint="eastAsia"/>
          <w:shd w:val="clear" w:color="auto" w:fill="FFFFFF"/>
        </w:rPr>
        <w:t>引进我国</w:t>
      </w:r>
      <w:r>
        <w:rPr>
          <w:shd w:val="clear" w:color="auto" w:fill="FFFFFF"/>
        </w:rPr>
        <w:t>，</w:t>
      </w:r>
      <w:r>
        <w:rPr>
          <w:shd w:val="clear" w:color="auto" w:fill="FFFFFF"/>
        </w:rPr>
        <w:t>1990</w:t>
      </w:r>
      <w:r>
        <w:rPr>
          <w:rFonts w:hint="eastAsia"/>
          <w:shd w:val="clear" w:color="auto" w:fill="FFFFFF"/>
        </w:rPr>
        <w:t>到</w:t>
      </w:r>
      <w:r>
        <w:rPr>
          <w:shd w:val="clear" w:color="auto" w:fill="FFFFFF"/>
        </w:rPr>
        <w:t>1995</w:t>
      </w:r>
      <w:r>
        <w:rPr>
          <w:shd w:val="clear" w:color="auto" w:fill="FFFFFF"/>
        </w:rPr>
        <w:t>年</w:t>
      </w:r>
      <w:r>
        <w:rPr>
          <w:rFonts w:hint="eastAsia"/>
          <w:shd w:val="clear" w:color="auto" w:fill="FFFFFF"/>
        </w:rPr>
        <w:t>是开始</w:t>
      </w:r>
      <w:r>
        <w:rPr>
          <w:shd w:val="clear" w:color="auto" w:fill="FFFFFF"/>
        </w:rPr>
        <w:t>发展阶段，</w:t>
      </w:r>
      <w:r>
        <w:rPr>
          <w:shd w:val="clear" w:color="auto" w:fill="FFFFFF"/>
        </w:rPr>
        <w:t>1996</w:t>
      </w:r>
      <w:r>
        <w:rPr>
          <w:rFonts w:hint="eastAsia"/>
          <w:shd w:val="clear" w:color="auto" w:fill="FFFFFF"/>
        </w:rPr>
        <w:t>到</w:t>
      </w:r>
      <w:r>
        <w:rPr>
          <w:shd w:val="clear" w:color="auto" w:fill="FFFFFF"/>
        </w:rPr>
        <w:t>2000</w:t>
      </w:r>
      <w:r>
        <w:rPr>
          <w:shd w:val="clear" w:color="auto" w:fill="FFFFFF"/>
        </w:rPr>
        <w:t>年</w:t>
      </w:r>
      <w:r>
        <w:rPr>
          <w:rFonts w:hint="eastAsia"/>
          <w:shd w:val="clear" w:color="auto" w:fill="FFFFFF"/>
        </w:rPr>
        <w:t>是</w:t>
      </w:r>
      <w:r>
        <w:rPr>
          <w:shd w:val="clear" w:color="auto" w:fill="FFFFFF"/>
        </w:rPr>
        <w:t>规范管理阶段。</w:t>
      </w:r>
      <w:r>
        <w:rPr>
          <w:rFonts w:hint="eastAsia"/>
          <w:shd w:val="clear" w:color="auto" w:fill="FFFFFF"/>
        </w:rPr>
        <w:t>21</w:t>
      </w:r>
      <w:r>
        <w:rPr>
          <w:rFonts w:hint="eastAsia"/>
          <w:shd w:val="clear" w:color="auto" w:fill="FFFFFF"/>
        </w:rPr>
        <w:t>世纪初期</w:t>
      </w:r>
      <w:r>
        <w:rPr>
          <w:shd w:val="clear" w:color="auto" w:fill="FFFFFF"/>
        </w:rPr>
        <w:t>，</w:t>
      </w:r>
      <w:r>
        <w:rPr>
          <w:rFonts w:hint="eastAsia"/>
          <w:shd w:val="clear" w:color="auto" w:fill="FFFFFF"/>
        </w:rPr>
        <w:t>我国相关部门投资了</w:t>
      </w:r>
      <w:r>
        <w:rPr>
          <w:rFonts w:hint="eastAsia"/>
          <w:shd w:val="clear" w:color="auto" w:fill="FFFFFF"/>
        </w:rPr>
        <w:t>70</w:t>
      </w:r>
      <w:r>
        <w:rPr>
          <w:rFonts w:hint="eastAsia"/>
          <w:shd w:val="clear" w:color="auto" w:fill="FFFFFF"/>
        </w:rPr>
        <w:t>亿人民币在全中国展开了“数字中国”的示范工作</w:t>
      </w:r>
      <w:r>
        <w:rPr>
          <w:shd w:val="clear" w:color="auto" w:fill="FFFFFF"/>
        </w:rPr>
        <w:t>，</w:t>
      </w:r>
      <w:r>
        <w:rPr>
          <w:rFonts w:hint="eastAsia"/>
          <w:shd w:val="clear" w:color="auto" w:fill="FFFFFF"/>
        </w:rPr>
        <w:t>由于国家的支持</w:t>
      </w:r>
      <w:r>
        <w:rPr>
          <w:shd w:val="clear" w:color="auto" w:fill="FFFFFF"/>
        </w:rPr>
        <w:t>智能楼宇的</w:t>
      </w:r>
      <w:r>
        <w:rPr>
          <w:rFonts w:hint="eastAsia"/>
          <w:shd w:val="clear" w:color="auto" w:fill="FFFFFF"/>
        </w:rPr>
        <w:t>经济</w:t>
      </w:r>
      <w:r>
        <w:rPr>
          <w:shd w:val="clear" w:color="auto" w:fill="FFFFFF"/>
        </w:rPr>
        <w:t>价值得到了</w:t>
      </w:r>
      <w:r>
        <w:rPr>
          <w:rFonts w:hint="eastAsia"/>
          <w:shd w:val="clear" w:color="auto" w:fill="FFFFFF"/>
        </w:rPr>
        <w:t>有效的</w:t>
      </w:r>
      <w:commentRangeStart w:id="32"/>
      <w:r>
        <w:rPr>
          <w:rFonts w:hint="eastAsia"/>
          <w:shd w:val="clear" w:color="auto" w:fill="FFFFFF"/>
        </w:rPr>
        <w:t>提高</w:t>
      </w:r>
      <w:commentRangeEnd w:id="32"/>
      <w:r>
        <w:rPr>
          <w:rStyle w:val="ad"/>
        </w:rPr>
        <w:commentReference w:id="32"/>
      </w:r>
      <w:r>
        <w:rPr>
          <w:shd w:val="clear" w:color="auto" w:fill="FFFFFF"/>
        </w:rPr>
        <w:t>。</w:t>
      </w:r>
    </w:p>
    <w:p w14:paraId="20CD3CC7" w14:textId="77777777" w:rsidR="00037415" w:rsidRDefault="00234A3F">
      <w:r>
        <w:rPr>
          <w:rFonts w:hint="eastAsia"/>
        </w:rPr>
        <w:t>近几年伴随着房地产产业的火热，智能楼宇在我国迅猛发展，我国的城市建筑面积每年增加约</w:t>
      </w:r>
      <w:r>
        <w:rPr>
          <w:rFonts w:hint="eastAsia"/>
        </w:rPr>
        <w:t>20</w:t>
      </w:r>
      <w:r>
        <w:rPr>
          <w:rFonts w:hint="eastAsia"/>
        </w:rPr>
        <w:t>亿</w:t>
      </w:r>
      <w:r>
        <w:rPr>
          <w:rFonts w:hint="eastAsia"/>
        </w:rPr>
        <w:t>m</w:t>
      </w:r>
      <w:r>
        <w:rPr>
          <w:rFonts w:hint="eastAsia"/>
          <w:vertAlign w:val="superscript"/>
        </w:rPr>
        <w:t>2</w:t>
      </w:r>
      <w:r>
        <w:rPr>
          <w:rFonts w:hint="eastAsia"/>
        </w:rPr>
        <w:t>,</w:t>
      </w:r>
      <w:r>
        <w:rPr>
          <w:rFonts w:hint="eastAsia"/>
        </w:rPr>
        <w:t>而且这个数字逐年增加。距今我国智能楼宇占新建楼宇的比例已经达到</w:t>
      </w:r>
      <w:r>
        <w:rPr>
          <w:rFonts w:hint="eastAsia"/>
        </w:rPr>
        <w:t>55%</w:t>
      </w:r>
      <w:r>
        <w:rPr>
          <w:rFonts w:hint="eastAsia"/>
        </w:rPr>
        <w:t>，但与美国和日本的</w:t>
      </w:r>
      <w:commentRangeStart w:id="33"/>
      <w:r>
        <w:rPr>
          <w:rFonts w:hint="eastAsia"/>
        </w:rPr>
        <w:t>%70~%80</w:t>
      </w:r>
      <w:commentRangeEnd w:id="33"/>
      <w:r w:rsidR="000818E6">
        <w:rPr>
          <w:rStyle w:val="ad"/>
        </w:rPr>
        <w:commentReference w:id="33"/>
      </w:r>
      <w:r>
        <w:rPr>
          <w:rFonts w:hint="eastAsia"/>
        </w:rPr>
        <w:t>的占有率仍有不小的差距。在北京、上海、深圳等发达的地区智能楼宇化普遍提高，楼宇具有舒适、安全、环保、智能等特点成为发达地区的潮流。</w:t>
      </w:r>
    </w:p>
    <w:p w14:paraId="7CA16ED6" w14:textId="77777777" w:rsidR="00037415" w:rsidRDefault="00234A3F">
      <w:pPr>
        <w:ind w:firstLineChars="0" w:firstLine="420"/>
      </w:pPr>
      <w:r>
        <w:rPr>
          <w:rFonts w:hint="eastAsia"/>
        </w:rPr>
        <w:t>由于国</w:t>
      </w:r>
      <w:commentRangeStart w:id="34"/>
      <w:r>
        <w:rPr>
          <w:rFonts w:hint="eastAsia"/>
        </w:rPr>
        <w:t>家政策</w:t>
      </w:r>
      <w:commentRangeEnd w:id="34"/>
      <w:r w:rsidR="000818E6">
        <w:rPr>
          <w:rStyle w:val="ad"/>
        </w:rPr>
        <w:commentReference w:id="34"/>
      </w:r>
      <w:r>
        <w:rPr>
          <w:rFonts w:hint="eastAsia"/>
        </w:rPr>
        <w:t>的支持，我国的智能楼宇行业得到迅猛的发展，同行之间竞争激烈，趋于同质化，必将一些没有核心技术的小企业淘汰出局，快速发展的高端市场将有占据核心技术的企业所主导。随着国家颁布一些智能楼宇相关的标准，智能楼宇行业的门槛将会提高。我国未来的智能楼宇市场将由前三十家企业凭借口碑、技术等优势所瓜分。</w:t>
      </w:r>
    </w:p>
    <w:p w14:paraId="5826120F" w14:textId="77777777" w:rsidR="00037415" w:rsidRDefault="00234A3F">
      <w:pPr>
        <w:pStyle w:val="2"/>
        <w:rPr>
          <w:rFonts w:ascii="黑体" w:eastAsia="黑体" w:hAnsi="黑体" w:cs="黑体"/>
          <w:sz w:val="24"/>
        </w:rPr>
      </w:pPr>
      <w:bookmarkStart w:id="35" w:name="_Toc30283"/>
      <w:r>
        <w:rPr>
          <w:rFonts w:ascii="黑体" w:eastAsia="黑体" w:hAnsi="黑体" w:cs="黑体" w:hint="eastAsia"/>
          <w:sz w:val="24"/>
        </w:rPr>
        <w:lastRenderedPageBreak/>
        <w:t>1.3智能楼宇未来发展</w:t>
      </w:r>
      <w:commentRangeStart w:id="36"/>
      <w:r>
        <w:rPr>
          <w:rFonts w:ascii="黑体" w:eastAsia="黑体" w:hAnsi="黑体" w:cs="黑体" w:hint="eastAsia"/>
          <w:sz w:val="24"/>
        </w:rPr>
        <w:t>方向</w:t>
      </w:r>
      <w:bookmarkEnd w:id="35"/>
      <w:commentRangeEnd w:id="36"/>
      <w:r w:rsidR="000818E6">
        <w:rPr>
          <w:rStyle w:val="ad"/>
          <w:rFonts w:ascii="Times New Roman" w:eastAsia="宋体" w:hAnsi="Times New Roman"/>
        </w:rPr>
        <w:commentReference w:id="36"/>
      </w:r>
    </w:p>
    <w:p w14:paraId="478FAF47" w14:textId="77777777" w:rsidR="00037415" w:rsidRDefault="00234A3F">
      <w:r>
        <w:rPr>
          <w:rFonts w:hint="eastAsia"/>
        </w:rPr>
        <w:t>我国的智能楼宇技术在发展过程中虽然存在一些不足，但是在二十一世纪蓬勃发展的时代下，在“低碳环保”概念的提出下，智能楼宇必须向着低碳环保、节能、绿色、智能化等方向不断的创新发展，未来的智能楼宇将会越来越好。</w:t>
      </w:r>
    </w:p>
    <w:p w14:paraId="6E440ADC" w14:textId="77777777" w:rsidR="00037415" w:rsidRDefault="00234A3F">
      <w:r>
        <w:rPr>
          <w:rFonts w:hint="eastAsia"/>
        </w:rPr>
        <w:t>1.</w:t>
      </w:r>
      <w:r>
        <w:rPr>
          <w:rFonts w:hint="eastAsia"/>
        </w:rPr>
        <w:t>无线技术的改进</w:t>
      </w:r>
    </w:p>
    <w:p w14:paraId="4361927B" w14:textId="77777777" w:rsidR="00037415" w:rsidRDefault="00234A3F">
      <w:r>
        <w:rPr>
          <w:rFonts w:hint="eastAsia"/>
        </w:rPr>
        <w:t>将蓝牙、</w:t>
      </w:r>
      <w:r>
        <w:rPr>
          <w:rFonts w:hint="eastAsia"/>
        </w:rPr>
        <w:t>ZigBee</w:t>
      </w:r>
      <w:r>
        <w:rPr>
          <w:rFonts w:hint="eastAsia"/>
        </w:rPr>
        <w:t>、</w:t>
      </w:r>
      <w:proofErr w:type="spellStart"/>
      <w:r>
        <w:rPr>
          <w:rFonts w:hint="eastAsia"/>
        </w:rPr>
        <w:t>LoRa</w:t>
      </w:r>
      <w:proofErr w:type="spellEnd"/>
      <w:r>
        <w:rPr>
          <w:rFonts w:hint="eastAsia"/>
        </w:rPr>
        <w:t>等无线技术融入智能楼宇中。在智能楼宇利用无线技术将摆脱线缆多的烦恼，使整体布局更加简洁。使用一颗纽扣电池可以供蓝牙使用</w:t>
      </w:r>
      <w:r>
        <w:rPr>
          <w:rFonts w:hint="eastAsia"/>
        </w:rPr>
        <w:t>5</w:t>
      </w:r>
      <w:r>
        <w:rPr>
          <w:rFonts w:hint="eastAsia"/>
        </w:rPr>
        <w:t>个月，供</w:t>
      </w:r>
      <w:r>
        <w:rPr>
          <w:rFonts w:hint="eastAsia"/>
        </w:rPr>
        <w:t>ZigBee</w:t>
      </w:r>
      <w:r>
        <w:rPr>
          <w:rFonts w:hint="eastAsia"/>
        </w:rPr>
        <w:t>技术使用长达一年的时间，供</w:t>
      </w:r>
      <w:proofErr w:type="spellStart"/>
      <w:r>
        <w:rPr>
          <w:rFonts w:hint="eastAsia"/>
        </w:rPr>
        <w:t>LoRa</w:t>
      </w:r>
      <w:proofErr w:type="spellEnd"/>
      <w:r>
        <w:rPr>
          <w:rFonts w:hint="eastAsia"/>
        </w:rPr>
        <w:t>技术使用</w:t>
      </w:r>
      <w:r>
        <w:rPr>
          <w:rFonts w:hint="eastAsia"/>
        </w:rPr>
        <w:t>2</w:t>
      </w:r>
      <w:r>
        <w:rPr>
          <w:rFonts w:hint="eastAsia"/>
        </w:rPr>
        <w:t>到</w:t>
      </w:r>
      <w:r>
        <w:rPr>
          <w:rFonts w:hint="eastAsia"/>
        </w:rPr>
        <w:t>3</w:t>
      </w:r>
      <w:r>
        <w:rPr>
          <w:rFonts w:hint="eastAsia"/>
        </w:rPr>
        <w:t>年的时间，因此使用无线技术将更加节能省电，符合现在提出的节能概念。</w:t>
      </w:r>
    </w:p>
    <w:p w14:paraId="113D5C91" w14:textId="77777777" w:rsidR="00037415" w:rsidRDefault="00234A3F">
      <w:r>
        <w:rPr>
          <w:rFonts w:hint="eastAsia"/>
        </w:rPr>
        <w:t>2.</w:t>
      </w:r>
      <w:r>
        <w:rPr>
          <w:rFonts w:hint="eastAsia"/>
        </w:rPr>
        <w:t>网络技术的改进</w:t>
      </w:r>
    </w:p>
    <w:p w14:paraId="7A14DF05" w14:textId="77777777" w:rsidR="00037415" w:rsidRDefault="00234A3F">
      <w:r>
        <w:rPr>
          <w:rFonts w:hint="eastAsia"/>
        </w:rPr>
        <w:t>将网络技术融入到智能楼宇中。如今移动设备的数量已经远远超过了人口的数量，绝大多数的移动设备的网络连接与楼宇相关移动终端成为人民获取信息的主要来源。把网络技术与智能楼宇结合起来，实现实时获取数据以及对数据的处理，实现对智能楼宇中的机电设备和报警装置的远程监控和管理。</w:t>
      </w:r>
      <w:r>
        <w:rPr>
          <w:rFonts w:hint="eastAsia"/>
        </w:rPr>
        <w:t>2019</w:t>
      </w:r>
      <w:r>
        <w:rPr>
          <w:rFonts w:hint="eastAsia"/>
        </w:rPr>
        <w:t>年被华为称为</w:t>
      </w:r>
      <w:r>
        <w:rPr>
          <w:rFonts w:hint="eastAsia"/>
        </w:rPr>
        <w:t>5G</w:t>
      </w:r>
      <w:r>
        <w:rPr>
          <w:rFonts w:hint="eastAsia"/>
        </w:rPr>
        <w:t>元年，</w:t>
      </w:r>
      <w:r>
        <w:rPr>
          <w:rFonts w:hint="eastAsia"/>
        </w:rPr>
        <w:t>5G</w:t>
      </w:r>
      <w:r>
        <w:rPr>
          <w:rFonts w:hint="eastAsia"/>
        </w:rPr>
        <w:t>的到来使网速极大提升。万物互联的时代即将到来，智能楼宇必将借助</w:t>
      </w:r>
      <w:r>
        <w:rPr>
          <w:rFonts w:hint="eastAsia"/>
        </w:rPr>
        <w:t>5G</w:t>
      </w:r>
      <w:r>
        <w:rPr>
          <w:rFonts w:hint="eastAsia"/>
        </w:rPr>
        <w:t>使其更加智能化、人性化。</w:t>
      </w:r>
    </w:p>
    <w:p w14:paraId="0DBCB370" w14:textId="77777777" w:rsidR="00037415" w:rsidRDefault="00234A3F">
      <w:r>
        <w:rPr>
          <w:rFonts w:hint="eastAsia"/>
        </w:rPr>
        <w:t>3.</w:t>
      </w:r>
      <w:r>
        <w:rPr>
          <w:rFonts w:hint="eastAsia"/>
        </w:rPr>
        <w:t>物业管理技术的改进</w:t>
      </w:r>
    </w:p>
    <w:p w14:paraId="1B3C8377" w14:textId="77777777" w:rsidR="00037415" w:rsidRDefault="00234A3F">
      <w:pPr>
        <w:ind w:firstLineChars="0" w:firstLine="420"/>
      </w:pPr>
      <w:r>
        <w:rPr>
          <w:rFonts w:hint="eastAsia"/>
        </w:rPr>
        <w:t>将物业管理融入到智能楼宇中。物业的水平决定着人们生活的质量保障，把智能楼宇技术从一个建筑扩展到相近区域内的多个建筑中实现物业的统一管理，实现资源的充分利用，使其更加智能化，在给人民提供安全、舒适、环保、方便的同时，便于管理和控制。</w:t>
      </w:r>
    </w:p>
    <w:p w14:paraId="7B8C3369" w14:textId="77777777" w:rsidR="00037415" w:rsidRDefault="00234A3F">
      <w:pPr>
        <w:numPr>
          <w:ilvl w:val="0"/>
          <w:numId w:val="1"/>
        </w:numPr>
        <w:tabs>
          <w:tab w:val="clear" w:pos="312"/>
        </w:tabs>
      </w:pPr>
      <w:r>
        <w:rPr>
          <w:rFonts w:hint="eastAsia"/>
        </w:rPr>
        <w:t>通信技术的改进</w:t>
      </w:r>
    </w:p>
    <w:p w14:paraId="4C9D326A" w14:textId="77777777" w:rsidR="00037415" w:rsidRDefault="00234A3F">
      <w:pPr>
        <w:ind w:firstLineChars="0" w:firstLine="420"/>
      </w:pPr>
      <w:r>
        <w:rPr>
          <w:rFonts w:hint="eastAsia"/>
        </w:rPr>
        <w:t>将卫星通信技术融入到智能楼宇中。通信技术借助卫星传递的优势，将高质量的电视会议，远程操控等方面进一步发展。在智能楼宇的发展历程中将起到重大作用。</w:t>
      </w:r>
    </w:p>
    <w:p w14:paraId="45A3DC4E" w14:textId="64C5A935" w:rsidR="00037415" w:rsidDel="000818E6" w:rsidRDefault="00037415">
      <w:pPr>
        <w:ind w:firstLineChars="0" w:firstLine="0"/>
        <w:rPr>
          <w:del w:id="37" w:author="赵 志桓" w:date="2019-04-15T00:08:00Z"/>
        </w:rPr>
      </w:pPr>
    </w:p>
    <w:p w14:paraId="3A478756" w14:textId="77777777" w:rsidR="00037415" w:rsidRDefault="00234A3F">
      <w:pPr>
        <w:pStyle w:val="1"/>
        <w:rPr>
          <w:rFonts w:ascii="黑体" w:hAnsi="黑体" w:cs="黑体"/>
        </w:rPr>
      </w:pPr>
      <w:bookmarkStart w:id="38" w:name="_Toc21729"/>
      <w:r>
        <w:rPr>
          <w:rFonts w:ascii="黑体" w:hAnsi="黑体" w:cs="黑体" w:hint="eastAsia"/>
        </w:rPr>
        <w:t>2.系统设计理论基础</w:t>
      </w:r>
      <w:bookmarkEnd w:id="38"/>
    </w:p>
    <w:p w14:paraId="651FB067" w14:textId="77777777" w:rsidR="00037415" w:rsidRDefault="00234A3F">
      <w:pPr>
        <w:pStyle w:val="2"/>
        <w:rPr>
          <w:rFonts w:ascii="黑体" w:eastAsia="黑体" w:hAnsi="黑体" w:cs="黑体"/>
          <w:sz w:val="24"/>
        </w:rPr>
      </w:pPr>
      <w:bookmarkStart w:id="39" w:name="_Toc18911"/>
      <w:r>
        <w:rPr>
          <w:rFonts w:ascii="黑体" w:eastAsia="黑体" w:hAnsi="黑体" w:cs="黑体" w:hint="eastAsia"/>
          <w:sz w:val="24"/>
        </w:rPr>
        <w:t>2.1 STM32系列ARM单片机</w:t>
      </w:r>
      <w:commentRangeStart w:id="40"/>
      <w:r>
        <w:rPr>
          <w:rFonts w:ascii="黑体" w:eastAsia="黑体" w:hAnsi="黑体" w:cs="黑体" w:hint="eastAsia"/>
          <w:sz w:val="24"/>
        </w:rPr>
        <w:t>介绍</w:t>
      </w:r>
      <w:bookmarkEnd w:id="39"/>
      <w:commentRangeEnd w:id="40"/>
      <w:r w:rsidR="000818E6">
        <w:rPr>
          <w:rStyle w:val="ad"/>
          <w:rFonts w:ascii="Times New Roman" w:eastAsia="宋体" w:hAnsi="Times New Roman"/>
        </w:rPr>
        <w:commentReference w:id="40"/>
      </w:r>
    </w:p>
    <w:p w14:paraId="0BBF482C" w14:textId="77777777" w:rsidR="00037415" w:rsidRDefault="00234A3F">
      <w:r>
        <w:rPr>
          <w:rFonts w:hint="eastAsia"/>
          <w:shd w:val="clear" w:color="auto" w:fill="FFFFFF"/>
        </w:rPr>
        <w:t>STM32</w:t>
      </w:r>
      <w:r>
        <w:rPr>
          <w:rFonts w:hint="eastAsia"/>
          <w:shd w:val="clear" w:color="auto" w:fill="FFFFFF"/>
        </w:rPr>
        <w:t>系列</w:t>
      </w:r>
      <w:r>
        <w:rPr>
          <w:rFonts w:hint="eastAsia"/>
          <w:shd w:val="clear" w:color="auto" w:fill="FFFFFF"/>
        </w:rPr>
        <w:t>ARM</w:t>
      </w:r>
      <w:r>
        <w:rPr>
          <w:rFonts w:hint="eastAsia"/>
          <w:shd w:val="clear" w:color="auto" w:fill="FFFFFF"/>
        </w:rPr>
        <w:t>单片机是由意法半导体（</w:t>
      </w:r>
      <w:r>
        <w:rPr>
          <w:rFonts w:hint="eastAsia"/>
          <w:shd w:val="clear" w:color="auto" w:fill="FFFFFF"/>
        </w:rPr>
        <w:t>ST</w:t>
      </w:r>
      <w:r>
        <w:rPr>
          <w:rFonts w:hint="eastAsia"/>
          <w:shd w:val="clear" w:color="auto" w:fill="FFFFFF"/>
        </w:rPr>
        <w:t>）有限公司生产的，意法半</w:t>
      </w:r>
      <w:r>
        <w:rPr>
          <w:rFonts w:hint="eastAsia"/>
          <w:shd w:val="clear" w:color="auto" w:fill="FFFFFF"/>
        </w:rPr>
        <w:lastRenderedPageBreak/>
        <w:t>导体是世界龙头公司之一。</w:t>
      </w:r>
      <w:r>
        <w:rPr>
          <w:rFonts w:hint="eastAsia"/>
        </w:rPr>
        <w:t>ARM</w:t>
      </w:r>
      <w:r>
        <w:rPr>
          <w:rFonts w:hint="eastAsia"/>
        </w:rPr>
        <w:t>单片机分为</w:t>
      </w:r>
      <w:r>
        <w:rPr>
          <w:rFonts w:hint="eastAsia"/>
        </w:rPr>
        <w:t>Cortex-A</w:t>
      </w:r>
      <w:r>
        <w:rPr>
          <w:rFonts w:hint="eastAsia"/>
        </w:rPr>
        <w:t>系列、</w:t>
      </w:r>
      <w:r>
        <w:rPr>
          <w:rFonts w:hint="eastAsia"/>
        </w:rPr>
        <w:t>Cortex-R</w:t>
      </w:r>
      <w:r>
        <w:rPr>
          <w:rFonts w:hint="eastAsia"/>
        </w:rPr>
        <w:t>系列、</w:t>
      </w:r>
      <w:r>
        <w:rPr>
          <w:rFonts w:hint="eastAsia"/>
        </w:rPr>
        <w:t>Cortex-M</w:t>
      </w:r>
      <w:r>
        <w:rPr>
          <w:rFonts w:hint="eastAsia"/>
        </w:rPr>
        <w:t>系列。</w:t>
      </w:r>
    </w:p>
    <w:p w14:paraId="444070EA" w14:textId="77777777" w:rsidR="00037415" w:rsidRDefault="00234A3F">
      <w:pPr>
        <w:ind w:firstLineChars="0" w:firstLine="420"/>
      </w:pPr>
      <w:r>
        <w:rPr>
          <w:rFonts w:hint="eastAsia"/>
        </w:rPr>
        <w:t>A</w:t>
      </w:r>
      <w:r>
        <w:rPr>
          <w:rFonts w:hint="eastAsia"/>
        </w:rPr>
        <w:t>系列处理器是基于</w:t>
      </w:r>
      <w:r>
        <w:rPr>
          <w:rFonts w:hint="eastAsia"/>
        </w:rPr>
        <w:t>ARM-V7</w:t>
      </w:r>
      <w:r>
        <w:rPr>
          <w:rFonts w:hint="eastAsia"/>
        </w:rPr>
        <w:t>架构（</w:t>
      </w:r>
      <w:r>
        <w:rPr>
          <w:rFonts w:hint="eastAsia"/>
        </w:rPr>
        <w:t>32</w:t>
      </w:r>
      <w:r>
        <w:rPr>
          <w:rFonts w:hint="eastAsia"/>
        </w:rPr>
        <w:t>位单片机）和</w:t>
      </w:r>
      <w:r>
        <w:rPr>
          <w:rFonts w:hint="eastAsia"/>
        </w:rPr>
        <w:t>ARM-V8</w:t>
      </w:r>
      <w:r>
        <w:rPr>
          <w:rFonts w:hint="eastAsia"/>
        </w:rPr>
        <w:t>架构（</w:t>
      </w:r>
      <w:r>
        <w:rPr>
          <w:rFonts w:hint="eastAsia"/>
        </w:rPr>
        <w:t>64</w:t>
      </w:r>
      <w:r>
        <w:rPr>
          <w:rFonts w:hint="eastAsia"/>
        </w:rPr>
        <w:t>位单片机）设计的，主要针对大型数据处理和消费类电子产品，特点是支持开放式的操作系统。</w:t>
      </w:r>
    </w:p>
    <w:p w14:paraId="77388BEF" w14:textId="77777777" w:rsidR="00037415" w:rsidRDefault="00234A3F">
      <w:pPr>
        <w:ind w:firstLineChars="0" w:firstLine="420"/>
      </w:pPr>
      <w:r>
        <w:rPr>
          <w:rFonts w:hint="eastAsia"/>
        </w:rPr>
        <w:t>R</w:t>
      </w:r>
      <w:r>
        <w:rPr>
          <w:rFonts w:hint="eastAsia"/>
        </w:rPr>
        <w:t>系列处理器是基于</w:t>
      </w:r>
      <w:r>
        <w:rPr>
          <w:rFonts w:hint="eastAsia"/>
        </w:rPr>
        <w:t>ARM-V7</w:t>
      </w:r>
      <w:r>
        <w:rPr>
          <w:rFonts w:hint="eastAsia"/>
        </w:rPr>
        <w:t>架构设计的，主要针对军工类产品，特点是实时处理，性价比较高。</w:t>
      </w:r>
    </w:p>
    <w:p w14:paraId="4F5D423D" w14:textId="77777777" w:rsidR="00037415" w:rsidRDefault="00234A3F">
      <w:pPr>
        <w:ind w:firstLineChars="0" w:firstLine="420"/>
      </w:pPr>
      <w:r>
        <w:rPr>
          <w:rFonts w:hint="eastAsia"/>
        </w:rPr>
        <w:t>M</w:t>
      </w:r>
      <w:r>
        <w:rPr>
          <w:rFonts w:hint="eastAsia"/>
        </w:rPr>
        <w:t>系列处理器是基于</w:t>
      </w:r>
      <w:r>
        <w:rPr>
          <w:rFonts w:hint="eastAsia"/>
        </w:rPr>
        <w:t>ARM-V7</w:t>
      </w:r>
      <w:r>
        <w:rPr>
          <w:rFonts w:hint="eastAsia"/>
        </w:rPr>
        <w:t>架构设计的，主要针对工业控制类产品，特点是处理速度快、低功耗、集成度高、应用领域比较广。</w:t>
      </w:r>
    </w:p>
    <w:p w14:paraId="47C30616" w14:textId="77777777" w:rsidR="00037415" w:rsidRDefault="00234A3F">
      <w:pPr>
        <w:ind w:firstLineChars="0" w:firstLine="420"/>
      </w:pPr>
      <w:r>
        <w:rPr>
          <w:rFonts w:hint="eastAsia"/>
        </w:rPr>
        <w:t>本设计选用</w:t>
      </w:r>
      <w:r>
        <w:rPr>
          <w:rFonts w:hint="eastAsia"/>
        </w:rPr>
        <w:t>STM32F407ZGT6</w:t>
      </w:r>
      <w:r>
        <w:rPr>
          <w:rFonts w:hint="eastAsia"/>
        </w:rPr>
        <w:t>作为主控板芯片和</w:t>
      </w:r>
      <w:r>
        <w:rPr>
          <w:rFonts w:hint="eastAsia"/>
        </w:rPr>
        <w:t>STM32F103R8T6</w:t>
      </w:r>
      <w:r>
        <w:rPr>
          <w:rFonts w:hint="eastAsia"/>
        </w:rPr>
        <w:t>作为节点板芯片。</w:t>
      </w:r>
    </w:p>
    <w:p w14:paraId="1FCD515C" w14:textId="77777777" w:rsidR="00037415" w:rsidRDefault="00037415">
      <w:pPr>
        <w:ind w:firstLineChars="0" w:firstLine="0"/>
      </w:pPr>
    </w:p>
    <w:p w14:paraId="22B70852" w14:textId="77777777" w:rsidR="00037415" w:rsidRDefault="00234A3F">
      <w:pPr>
        <w:pStyle w:val="2"/>
        <w:rPr>
          <w:rFonts w:ascii="黑体" w:eastAsia="黑体" w:hAnsi="黑体" w:cs="黑体"/>
          <w:sz w:val="24"/>
        </w:rPr>
      </w:pPr>
      <w:bookmarkStart w:id="41" w:name="_Toc24534"/>
      <w:r>
        <w:rPr>
          <w:rFonts w:ascii="黑体" w:eastAsia="黑体" w:hAnsi="黑体" w:cs="黑体" w:hint="eastAsia"/>
          <w:sz w:val="24"/>
        </w:rPr>
        <w:t>2.2 STM32F407ZGT6微控制器简介</w:t>
      </w:r>
      <w:bookmarkEnd w:id="41"/>
    </w:p>
    <w:p w14:paraId="62C6F9B8" w14:textId="77777777" w:rsidR="00037415" w:rsidRDefault="00234A3F">
      <w:r>
        <w:rPr>
          <w:rFonts w:hint="eastAsia"/>
          <w:shd w:val="clear" w:color="auto" w:fill="FFFFFF"/>
        </w:rPr>
        <w:t>Cortex-M4</w:t>
      </w:r>
      <w:commentRangeStart w:id="42"/>
      <w:r>
        <w:rPr>
          <w:rFonts w:hint="eastAsia"/>
          <w:shd w:val="clear" w:color="auto" w:fill="FFFFFF"/>
        </w:rPr>
        <w:t>系列</w:t>
      </w:r>
      <w:commentRangeEnd w:id="42"/>
      <w:r w:rsidR="000818E6">
        <w:rPr>
          <w:rStyle w:val="ad"/>
        </w:rPr>
        <w:commentReference w:id="42"/>
      </w:r>
      <w:r>
        <w:rPr>
          <w:rFonts w:hint="eastAsia"/>
          <w:shd w:val="clear" w:color="auto" w:fill="FFFFFF"/>
        </w:rPr>
        <w:t>CPU</w:t>
      </w:r>
      <w:r>
        <w:rPr>
          <w:rFonts w:hint="eastAsia"/>
          <w:shd w:val="clear" w:color="auto" w:fill="FFFFFF"/>
        </w:rPr>
        <w:t>集成了</w:t>
      </w:r>
      <w:r>
        <w:rPr>
          <w:rFonts w:hint="eastAsia"/>
          <w:shd w:val="clear" w:color="auto" w:fill="FFFFFF"/>
        </w:rPr>
        <w:t>FPU</w:t>
      </w:r>
      <w:r>
        <w:rPr>
          <w:rFonts w:hint="eastAsia"/>
          <w:shd w:val="clear" w:color="auto" w:fill="FFFFFF"/>
        </w:rPr>
        <w:t>和</w:t>
      </w:r>
      <w:r>
        <w:rPr>
          <w:rFonts w:hint="eastAsia"/>
          <w:shd w:val="clear" w:color="auto" w:fill="FFFFFF"/>
        </w:rPr>
        <w:t>DSP</w:t>
      </w:r>
      <w:r>
        <w:rPr>
          <w:rFonts w:hint="eastAsia"/>
          <w:shd w:val="clear" w:color="auto" w:fill="FFFFFF"/>
        </w:rPr>
        <w:t>指令</w:t>
      </w:r>
      <w:r>
        <w:rPr>
          <w:rFonts w:hint="eastAsia"/>
          <w:shd w:val="clear" w:color="auto" w:fill="FFFFFF"/>
        </w:rPr>
        <w:t>,</w:t>
      </w:r>
      <w:r>
        <w:rPr>
          <w:rFonts w:hint="eastAsia"/>
          <w:shd w:val="clear" w:color="auto" w:fill="FFFFFF"/>
        </w:rPr>
        <w:t>具有</w:t>
      </w:r>
      <w:r>
        <w:rPr>
          <w:rFonts w:hint="eastAsia"/>
          <w:shd w:val="clear" w:color="auto" w:fill="FFFFFF"/>
        </w:rPr>
        <w:t>ART</w:t>
      </w:r>
      <w:r>
        <w:rPr>
          <w:rFonts w:hint="eastAsia"/>
          <w:shd w:val="clear" w:color="auto" w:fill="FFFFFF"/>
        </w:rPr>
        <w:t>加速器可以在储存器中实现零延时等待状态</w:t>
      </w:r>
      <w:r>
        <w:rPr>
          <w:rFonts w:hint="eastAsia"/>
        </w:rPr>
        <w:t>M4</w:t>
      </w:r>
      <w:r>
        <w:rPr>
          <w:rFonts w:hint="eastAsia"/>
        </w:rPr>
        <w:t>主频</w:t>
      </w:r>
      <w:r>
        <w:rPr>
          <w:rFonts w:hint="eastAsia"/>
        </w:rPr>
        <w:t>168MHz</w:t>
      </w:r>
      <w:r>
        <w:rPr>
          <w:rFonts w:hint="eastAsia"/>
        </w:rPr>
        <w:t>，能够实现高达</w:t>
      </w:r>
      <w:r>
        <w:rPr>
          <w:rFonts w:hint="eastAsia"/>
        </w:rPr>
        <w:t>210DMIPS/Dhrystone2.1</w:t>
      </w:r>
      <w:r>
        <w:rPr>
          <w:rFonts w:hint="eastAsia"/>
        </w:rPr>
        <w:t>的性能。具有高达</w:t>
      </w:r>
      <w:r>
        <w:rPr>
          <w:rFonts w:hint="eastAsia"/>
        </w:rPr>
        <w:t>1MB Flash</w:t>
      </w:r>
      <w:r>
        <w:rPr>
          <w:rFonts w:hint="eastAsia"/>
        </w:rPr>
        <w:t>。具有高达</w:t>
      </w:r>
      <w:r>
        <w:rPr>
          <w:rFonts w:hint="eastAsia"/>
        </w:rPr>
        <w:t>192KB</w:t>
      </w:r>
      <w:r>
        <w:rPr>
          <w:rFonts w:hint="eastAsia"/>
        </w:rPr>
        <w:t>字节的</w:t>
      </w:r>
      <w:r>
        <w:rPr>
          <w:rFonts w:hint="eastAsia"/>
        </w:rPr>
        <w:t>RAM</w:t>
      </w:r>
      <w:r>
        <w:rPr>
          <w:rFonts w:hint="eastAsia"/>
        </w:rPr>
        <w:t>和高达</w:t>
      </w:r>
      <w:r>
        <w:rPr>
          <w:rFonts w:hint="eastAsia"/>
        </w:rPr>
        <w:t>1024KB</w:t>
      </w:r>
      <w:r>
        <w:rPr>
          <w:rFonts w:hint="eastAsia"/>
        </w:rPr>
        <w:t>字节的</w:t>
      </w:r>
      <w:r>
        <w:rPr>
          <w:rFonts w:hint="eastAsia"/>
        </w:rPr>
        <w:t>ROM</w:t>
      </w:r>
      <w:r>
        <w:rPr>
          <w:rFonts w:hint="eastAsia"/>
        </w:rPr>
        <w:t>。有</w:t>
      </w:r>
      <w:r>
        <w:rPr>
          <w:rFonts w:hint="eastAsia"/>
        </w:rPr>
        <w:t>14</w:t>
      </w:r>
      <w:r>
        <w:rPr>
          <w:rFonts w:hint="eastAsia"/>
        </w:rPr>
        <w:t>个定时器，其中包括</w:t>
      </w:r>
      <w:r>
        <w:rPr>
          <w:rFonts w:hint="eastAsia"/>
        </w:rPr>
        <w:t>2</w:t>
      </w:r>
      <w:r>
        <w:rPr>
          <w:rFonts w:hint="eastAsia"/>
        </w:rPr>
        <w:t>个</w:t>
      </w:r>
      <w:r>
        <w:rPr>
          <w:rFonts w:hint="eastAsia"/>
        </w:rPr>
        <w:t>16</w:t>
      </w:r>
      <w:r>
        <w:rPr>
          <w:rFonts w:hint="eastAsia"/>
        </w:rPr>
        <w:t>位基本定时器，</w:t>
      </w:r>
      <w:r>
        <w:rPr>
          <w:rFonts w:hint="eastAsia"/>
        </w:rPr>
        <w:t>2</w:t>
      </w:r>
      <w:r>
        <w:rPr>
          <w:rFonts w:hint="eastAsia"/>
        </w:rPr>
        <w:t>个</w:t>
      </w:r>
      <w:r>
        <w:rPr>
          <w:rFonts w:hint="eastAsia"/>
        </w:rPr>
        <w:t>32</w:t>
      </w:r>
      <w:r>
        <w:rPr>
          <w:rFonts w:hint="eastAsia"/>
        </w:rPr>
        <w:t>位和</w:t>
      </w:r>
      <w:r>
        <w:rPr>
          <w:rFonts w:hint="eastAsia"/>
        </w:rPr>
        <w:t>8</w:t>
      </w:r>
      <w:r>
        <w:rPr>
          <w:rFonts w:hint="eastAsia"/>
        </w:rPr>
        <w:t>个</w:t>
      </w:r>
      <w:r>
        <w:rPr>
          <w:rFonts w:hint="eastAsia"/>
        </w:rPr>
        <w:t>16</w:t>
      </w:r>
      <w:r>
        <w:rPr>
          <w:rFonts w:hint="eastAsia"/>
        </w:rPr>
        <w:t>位的通用定时器和</w:t>
      </w:r>
      <w:r>
        <w:rPr>
          <w:rFonts w:hint="eastAsia"/>
        </w:rPr>
        <w:t>2</w:t>
      </w:r>
      <w:r>
        <w:rPr>
          <w:rFonts w:hint="eastAsia"/>
        </w:rPr>
        <w:t>个</w:t>
      </w:r>
      <w:r>
        <w:rPr>
          <w:rFonts w:hint="eastAsia"/>
        </w:rPr>
        <w:t>16</w:t>
      </w:r>
      <w:r>
        <w:rPr>
          <w:rFonts w:hint="eastAsia"/>
        </w:rPr>
        <w:t>位的高级定时器。硬件通信接口包括</w:t>
      </w:r>
      <w:r>
        <w:rPr>
          <w:rFonts w:hint="eastAsia"/>
        </w:rPr>
        <w:t>3</w:t>
      </w:r>
      <w:r>
        <w:rPr>
          <w:rFonts w:hint="eastAsia"/>
        </w:rPr>
        <w:t>个</w:t>
      </w:r>
      <w:r>
        <w:rPr>
          <w:rFonts w:hint="eastAsia"/>
        </w:rPr>
        <w:t>SPI</w:t>
      </w:r>
      <w:r>
        <w:rPr>
          <w:rFonts w:hint="eastAsia"/>
        </w:rPr>
        <w:t>通信接口、</w:t>
      </w:r>
      <w:r>
        <w:rPr>
          <w:rFonts w:hint="eastAsia"/>
        </w:rPr>
        <w:t>3</w:t>
      </w:r>
      <w:r>
        <w:rPr>
          <w:rFonts w:hint="eastAsia"/>
        </w:rPr>
        <w:t>个</w:t>
      </w:r>
      <w:r>
        <w:rPr>
          <w:rFonts w:hint="eastAsia"/>
        </w:rPr>
        <w:t>IIC</w:t>
      </w:r>
      <w:r>
        <w:rPr>
          <w:rFonts w:hint="eastAsia"/>
        </w:rPr>
        <w:t>通信接口、</w:t>
      </w:r>
      <w:r>
        <w:rPr>
          <w:rFonts w:hint="eastAsia"/>
        </w:rPr>
        <w:t>4</w:t>
      </w:r>
      <w:r>
        <w:rPr>
          <w:rFonts w:hint="eastAsia"/>
        </w:rPr>
        <w:t>个</w:t>
      </w:r>
      <w:r>
        <w:rPr>
          <w:rFonts w:hint="eastAsia"/>
        </w:rPr>
        <w:t>USART</w:t>
      </w:r>
      <w:r>
        <w:rPr>
          <w:rFonts w:hint="eastAsia"/>
        </w:rPr>
        <w:t>（同步串口）、</w:t>
      </w:r>
      <w:r>
        <w:rPr>
          <w:rFonts w:hint="eastAsia"/>
        </w:rPr>
        <w:t>2</w:t>
      </w:r>
      <w:r>
        <w:rPr>
          <w:rFonts w:hint="eastAsia"/>
        </w:rPr>
        <w:t>个</w:t>
      </w:r>
      <w:r>
        <w:rPr>
          <w:rFonts w:hint="eastAsia"/>
        </w:rPr>
        <w:t>USB</w:t>
      </w:r>
      <w:r>
        <w:rPr>
          <w:rFonts w:hint="eastAsia"/>
        </w:rPr>
        <w:t>通信接口、</w:t>
      </w:r>
      <w:r>
        <w:rPr>
          <w:rFonts w:hint="eastAsia"/>
        </w:rPr>
        <w:t>1</w:t>
      </w:r>
      <w:r>
        <w:rPr>
          <w:rFonts w:hint="eastAsia"/>
        </w:rPr>
        <w:t>个</w:t>
      </w:r>
      <w:r>
        <w:rPr>
          <w:rFonts w:hint="eastAsia"/>
        </w:rPr>
        <w:t>SDIO(SD</w:t>
      </w:r>
      <w:r>
        <w:rPr>
          <w:rFonts w:hint="eastAsia"/>
        </w:rPr>
        <w:t>卡</w:t>
      </w:r>
      <w:r>
        <w:rPr>
          <w:rFonts w:hint="eastAsia"/>
        </w:rPr>
        <w:t>)</w:t>
      </w:r>
      <w:r>
        <w:rPr>
          <w:rFonts w:hint="eastAsia"/>
        </w:rPr>
        <w:t>以及</w:t>
      </w:r>
      <w:r>
        <w:rPr>
          <w:rFonts w:hint="eastAsia"/>
        </w:rPr>
        <w:t>1</w:t>
      </w:r>
      <w:r>
        <w:rPr>
          <w:rFonts w:hint="eastAsia"/>
        </w:rPr>
        <w:t>个</w:t>
      </w:r>
      <w:r>
        <w:rPr>
          <w:rFonts w:hint="eastAsia"/>
        </w:rPr>
        <w:t>CAN</w:t>
      </w:r>
      <w:r>
        <w:rPr>
          <w:rFonts w:hint="eastAsia"/>
        </w:rPr>
        <w:t>通信接口。支持</w:t>
      </w:r>
      <w:r>
        <w:rPr>
          <w:rFonts w:hint="eastAsia"/>
        </w:rPr>
        <w:t>DMA</w:t>
      </w:r>
      <w:r>
        <w:rPr>
          <w:rFonts w:hint="eastAsia"/>
        </w:rPr>
        <w:t>数据传输等。输入输出接口包括</w:t>
      </w:r>
      <w:r>
        <w:rPr>
          <w:rFonts w:hint="eastAsia"/>
        </w:rPr>
        <w:t>112</w:t>
      </w:r>
      <w:r>
        <w:rPr>
          <w:rFonts w:hint="eastAsia"/>
        </w:rPr>
        <w:t>个</w:t>
      </w:r>
      <w:r>
        <w:rPr>
          <w:rFonts w:hint="eastAsia"/>
        </w:rPr>
        <w:t>GPIO</w:t>
      </w:r>
      <w:commentRangeStart w:id="43"/>
      <w:r>
        <w:rPr>
          <w:rFonts w:hint="eastAsia"/>
        </w:rPr>
        <w:t>端口</w:t>
      </w:r>
      <w:commentRangeEnd w:id="43"/>
      <w:r w:rsidR="000818E6">
        <w:rPr>
          <w:rStyle w:val="ad"/>
        </w:rPr>
        <w:commentReference w:id="43"/>
      </w:r>
      <w:r>
        <w:rPr>
          <w:rFonts w:hint="eastAsia"/>
        </w:rPr>
        <w:t>。</w:t>
      </w:r>
    </w:p>
    <w:p w14:paraId="0666F013" w14:textId="77777777" w:rsidR="00037415" w:rsidRDefault="00234A3F">
      <w:r>
        <w:rPr>
          <w:rFonts w:ascii="黑体" w:eastAsia="黑体" w:hAnsi="黑体" w:cs="黑体" w:hint="eastAsia"/>
        </w:rPr>
        <w:t>STM32F407ZGT6</w:t>
      </w:r>
      <w:r>
        <w:rPr>
          <w:rFonts w:hint="eastAsia"/>
        </w:rPr>
        <w:t>电路原理图如图</w:t>
      </w:r>
      <w:r>
        <w:rPr>
          <w:rFonts w:hint="eastAsia"/>
        </w:rPr>
        <w:t>2.1</w:t>
      </w:r>
      <w:r>
        <w:rPr>
          <w:rFonts w:hint="eastAsia"/>
        </w:rPr>
        <w:t>所示：</w:t>
      </w:r>
    </w:p>
    <w:p w14:paraId="3614AF6B" w14:textId="77777777" w:rsidR="00037415" w:rsidRDefault="00234A3F">
      <w:r>
        <w:rPr>
          <w:noProof/>
        </w:rPr>
        <w:lastRenderedPageBreak/>
        <w:drawing>
          <wp:inline distT="0" distB="0" distL="114300" distR="114300" wp14:anchorId="003866F5" wp14:editId="0ED27064">
            <wp:extent cx="5181600" cy="5265420"/>
            <wp:effectExtent l="0" t="0" r="0" b="762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0"/>
                    <a:stretch>
                      <a:fillRect/>
                    </a:stretch>
                  </pic:blipFill>
                  <pic:spPr>
                    <a:xfrm>
                      <a:off x="0" y="0"/>
                      <a:ext cx="5181600" cy="5265420"/>
                    </a:xfrm>
                    <a:prstGeom prst="rect">
                      <a:avLst/>
                    </a:prstGeom>
                    <a:noFill/>
                    <a:ln w="9525">
                      <a:noFill/>
                    </a:ln>
                  </pic:spPr>
                </pic:pic>
              </a:graphicData>
            </a:graphic>
          </wp:inline>
        </w:drawing>
      </w:r>
    </w:p>
    <w:p w14:paraId="529A5D48" w14:textId="77777777" w:rsidR="00037415" w:rsidRDefault="00234A3F">
      <w:pPr>
        <w:ind w:firstLineChars="0" w:firstLine="0"/>
        <w:jc w:val="center"/>
      </w:pPr>
      <w:r>
        <w:rPr>
          <w:rFonts w:hint="eastAsia"/>
        </w:rPr>
        <w:t>图</w:t>
      </w:r>
      <w:r>
        <w:rPr>
          <w:rFonts w:hint="eastAsia"/>
        </w:rPr>
        <w:t xml:space="preserve">2.1 </w:t>
      </w:r>
      <w:r>
        <w:rPr>
          <w:rFonts w:ascii="黑体" w:eastAsia="黑体" w:hAnsi="黑体" w:cs="黑体" w:hint="eastAsia"/>
        </w:rPr>
        <w:t>STM32F407ZGT6</w:t>
      </w:r>
      <w:r>
        <w:rPr>
          <w:rFonts w:hint="eastAsia"/>
        </w:rPr>
        <w:t>电路</w:t>
      </w:r>
      <w:commentRangeStart w:id="44"/>
      <w:r>
        <w:rPr>
          <w:rFonts w:hint="eastAsia"/>
        </w:rPr>
        <w:t>原理图</w:t>
      </w:r>
      <w:commentRangeEnd w:id="44"/>
      <w:r w:rsidR="000818E6">
        <w:rPr>
          <w:rStyle w:val="ad"/>
        </w:rPr>
        <w:commentReference w:id="44"/>
      </w:r>
    </w:p>
    <w:p w14:paraId="06F982F4" w14:textId="77777777" w:rsidR="00037415" w:rsidRDefault="00037415">
      <w:pPr>
        <w:ind w:firstLineChars="0" w:firstLine="0"/>
        <w:jc w:val="center"/>
      </w:pPr>
    </w:p>
    <w:p w14:paraId="2D217E6B" w14:textId="77777777" w:rsidR="00037415" w:rsidRDefault="00234A3F">
      <w:pPr>
        <w:pStyle w:val="2"/>
        <w:rPr>
          <w:rFonts w:ascii="黑体" w:eastAsia="黑体" w:hAnsi="黑体" w:cs="黑体"/>
          <w:sz w:val="24"/>
        </w:rPr>
      </w:pPr>
      <w:bookmarkStart w:id="45" w:name="_Toc2448"/>
      <w:r>
        <w:rPr>
          <w:rFonts w:ascii="黑体" w:eastAsia="黑体" w:hAnsi="黑体" w:cs="黑体" w:hint="eastAsia"/>
          <w:sz w:val="24"/>
        </w:rPr>
        <w:t>2.3 STM32F103R8T6微控制器简介</w:t>
      </w:r>
      <w:bookmarkEnd w:id="45"/>
    </w:p>
    <w:p w14:paraId="78FB960D" w14:textId="77777777" w:rsidR="00037415" w:rsidRDefault="00234A3F">
      <w:r>
        <w:rPr>
          <w:rFonts w:hint="eastAsia"/>
        </w:rPr>
        <w:t>STM32F103R8T6</w:t>
      </w:r>
      <w:r>
        <w:rPr>
          <w:rFonts w:hint="eastAsia"/>
        </w:rPr>
        <w:t>是意法半导体公司生产的一款增强型系列微型控制器，能适应多种场合，可以用用于医疗、电机、游戏设备、</w:t>
      </w:r>
      <w:r>
        <w:rPr>
          <w:rFonts w:hint="eastAsia"/>
        </w:rPr>
        <w:t>plc</w:t>
      </w:r>
      <w:r>
        <w:rPr>
          <w:rFonts w:hint="eastAsia"/>
        </w:rPr>
        <w:t>、扫描仪和打印机等等许多产品上，同时也可以报警系统和视频设备上等等。具有极高的性价比。</w:t>
      </w:r>
    </w:p>
    <w:p w14:paraId="66B85FFD" w14:textId="77777777" w:rsidR="00037415" w:rsidRDefault="00234A3F">
      <w:r>
        <w:rPr>
          <w:rFonts w:hint="eastAsia"/>
        </w:rPr>
        <w:t>该款微控制器具有</w:t>
      </w:r>
      <w:r>
        <w:rPr>
          <w:rFonts w:hint="eastAsia"/>
        </w:rPr>
        <w:t>20KB</w:t>
      </w:r>
      <w:r>
        <w:rPr>
          <w:rFonts w:hint="eastAsia"/>
        </w:rPr>
        <w:t>字节的</w:t>
      </w:r>
      <w:r>
        <w:rPr>
          <w:rFonts w:hint="eastAsia"/>
        </w:rPr>
        <w:t>RAM</w:t>
      </w:r>
      <w:r>
        <w:rPr>
          <w:rFonts w:hint="eastAsia"/>
        </w:rPr>
        <w:t>和</w:t>
      </w:r>
      <w:r>
        <w:rPr>
          <w:rFonts w:hint="eastAsia"/>
        </w:rPr>
        <w:t>64KB</w:t>
      </w:r>
      <w:r>
        <w:rPr>
          <w:rFonts w:hint="eastAsia"/>
        </w:rPr>
        <w:t>字节的</w:t>
      </w:r>
      <w:r>
        <w:rPr>
          <w:rFonts w:hint="eastAsia"/>
        </w:rPr>
        <w:t>Flash</w:t>
      </w:r>
      <w:r>
        <w:rPr>
          <w:rFonts w:hint="eastAsia"/>
        </w:rPr>
        <w:t>。有</w:t>
      </w:r>
      <w:r>
        <w:rPr>
          <w:rFonts w:hint="eastAsia"/>
        </w:rPr>
        <w:t>4</w:t>
      </w:r>
      <w:r>
        <w:rPr>
          <w:rFonts w:hint="eastAsia"/>
        </w:rPr>
        <w:t>个定时器，包括</w:t>
      </w:r>
      <w:r>
        <w:rPr>
          <w:rFonts w:hint="eastAsia"/>
        </w:rPr>
        <w:t>3</w:t>
      </w:r>
      <w:r>
        <w:rPr>
          <w:rFonts w:hint="eastAsia"/>
        </w:rPr>
        <w:t>个</w:t>
      </w:r>
      <w:r>
        <w:rPr>
          <w:rFonts w:hint="eastAsia"/>
        </w:rPr>
        <w:t>16</w:t>
      </w:r>
      <w:r>
        <w:rPr>
          <w:rFonts w:hint="eastAsia"/>
        </w:rPr>
        <w:t>位通用定时器，</w:t>
      </w:r>
      <w:r>
        <w:rPr>
          <w:rFonts w:hint="eastAsia"/>
        </w:rPr>
        <w:t>1</w:t>
      </w:r>
      <w:r>
        <w:rPr>
          <w:rFonts w:hint="eastAsia"/>
        </w:rPr>
        <w:t>个</w:t>
      </w:r>
      <w:r>
        <w:rPr>
          <w:rFonts w:hint="eastAsia"/>
        </w:rPr>
        <w:t>16</w:t>
      </w:r>
      <w:r>
        <w:rPr>
          <w:rFonts w:hint="eastAsia"/>
        </w:rPr>
        <w:t>位高级定时器。硬件通信接口包括</w:t>
      </w:r>
      <w:r>
        <w:rPr>
          <w:rFonts w:hint="eastAsia"/>
        </w:rPr>
        <w:t>2</w:t>
      </w:r>
      <w:r>
        <w:rPr>
          <w:rFonts w:hint="eastAsia"/>
        </w:rPr>
        <w:t>个</w:t>
      </w:r>
      <w:r>
        <w:rPr>
          <w:rFonts w:hint="eastAsia"/>
        </w:rPr>
        <w:t>IIC</w:t>
      </w:r>
      <w:r>
        <w:rPr>
          <w:rFonts w:hint="eastAsia"/>
        </w:rPr>
        <w:t>通信接口、</w:t>
      </w:r>
      <w:r>
        <w:rPr>
          <w:rFonts w:hint="eastAsia"/>
        </w:rPr>
        <w:t>3</w:t>
      </w:r>
      <w:r>
        <w:rPr>
          <w:rFonts w:hint="eastAsia"/>
        </w:rPr>
        <w:t>个</w:t>
      </w:r>
      <w:r>
        <w:rPr>
          <w:rFonts w:hint="eastAsia"/>
        </w:rPr>
        <w:t>USART(</w:t>
      </w:r>
      <w:r>
        <w:rPr>
          <w:rFonts w:hint="eastAsia"/>
        </w:rPr>
        <w:t>同步串口</w:t>
      </w:r>
      <w:r>
        <w:rPr>
          <w:rFonts w:hint="eastAsia"/>
        </w:rPr>
        <w:t>)</w:t>
      </w:r>
      <w:r>
        <w:rPr>
          <w:rFonts w:hint="eastAsia"/>
        </w:rPr>
        <w:t>、</w:t>
      </w:r>
      <w:r>
        <w:rPr>
          <w:rFonts w:hint="eastAsia"/>
        </w:rPr>
        <w:t>1</w:t>
      </w:r>
      <w:r>
        <w:rPr>
          <w:rFonts w:hint="eastAsia"/>
        </w:rPr>
        <w:t>个</w:t>
      </w:r>
      <w:proofErr w:type="spellStart"/>
      <w:r>
        <w:rPr>
          <w:rFonts w:hint="eastAsia"/>
        </w:rPr>
        <w:t>systick</w:t>
      </w:r>
      <w:proofErr w:type="spellEnd"/>
      <w:r>
        <w:rPr>
          <w:rFonts w:hint="eastAsia"/>
        </w:rPr>
        <w:t>定时器（滴答定时器）、</w:t>
      </w:r>
      <w:r>
        <w:rPr>
          <w:rFonts w:hint="eastAsia"/>
        </w:rPr>
        <w:t>2</w:t>
      </w:r>
      <w:r>
        <w:rPr>
          <w:rFonts w:hint="eastAsia"/>
        </w:rPr>
        <w:t>个看门狗定时器，具有</w:t>
      </w:r>
      <w:r>
        <w:rPr>
          <w:rFonts w:hint="eastAsia"/>
        </w:rPr>
        <w:t>64</w:t>
      </w:r>
      <w:r>
        <w:rPr>
          <w:rFonts w:hint="eastAsia"/>
        </w:rPr>
        <w:t>个</w:t>
      </w:r>
      <w:r>
        <w:rPr>
          <w:rFonts w:hint="eastAsia"/>
        </w:rPr>
        <w:t>GPIO</w:t>
      </w:r>
      <w:r>
        <w:rPr>
          <w:rFonts w:hint="eastAsia"/>
        </w:rPr>
        <w:t>端口。</w:t>
      </w:r>
      <w:r>
        <w:rPr>
          <w:rFonts w:hint="eastAsia"/>
        </w:rPr>
        <w:t>STM32F103R8T6</w:t>
      </w:r>
      <w:r>
        <w:rPr>
          <w:rFonts w:hint="eastAsia"/>
        </w:rPr>
        <w:t>电路原理图如图</w:t>
      </w:r>
      <w:r>
        <w:rPr>
          <w:rFonts w:hint="eastAsia"/>
        </w:rPr>
        <w:t>2.2</w:t>
      </w:r>
      <w:r>
        <w:rPr>
          <w:rFonts w:hint="eastAsia"/>
        </w:rPr>
        <w:t>所示：</w:t>
      </w:r>
    </w:p>
    <w:p w14:paraId="4A476312" w14:textId="77777777" w:rsidR="00037415" w:rsidRDefault="00234A3F">
      <w:r>
        <w:rPr>
          <w:noProof/>
        </w:rPr>
        <w:lastRenderedPageBreak/>
        <w:drawing>
          <wp:inline distT="0" distB="0" distL="114300" distR="114300" wp14:anchorId="3A2E6653" wp14:editId="211856A0">
            <wp:extent cx="4754880" cy="4114800"/>
            <wp:effectExtent l="0" t="0" r="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1"/>
                    <a:stretch>
                      <a:fillRect/>
                    </a:stretch>
                  </pic:blipFill>
                  <pic:spPr>
                    <a:xfrm>
                      <a:off x="0" y="0"/>
                      <a:ext cx="4754880" cy="4114800"/>
                    </a:xfrm>
                    <a:prstGeom prst="rect">
                      <a:avLst/>
                    </a:prstGeom>
                    <a:noFill/>
                    <a:ln w="9525">
                      <a:noFill/>
                    </a:ln>
                  </pic:spPr>
                </pic:pic>
              </a:graphicData>
            </a:graphic>
          </wp:inline>
        </w:drawing>
      </w:r>
    </w:p>
    <w:p w14:paraId="2FB0948A" w14:textId="77777777" w:rsidR="00037415" w:rsidRDefault="00234A3F">
      <w:pPr>
        <w:ind w:firstLineChars="0" w:firstLine="0"/>
        <w:jc w:val="center"/>
      </w:pPr>
      <w:r>
        <w:rPr>
          <w:rFonts w:hint="eastAsia"/>
        </w:rPr>
        <w:t>图</w:t>
      </w:r>
      <w:r>
        <w:rPr>
          <w:rFonts w:hint="eastAsia"/>
        </w:rPr>
        <w:t>2.2 STM32F103R8T6</w:t>
      </w:r>
      <w:r>
        <w:rPr>
          <w:rFonts w:hint="eastAsia"/>
        </w:rPr>
        <w:t>电路</w:t>
      </w:r>
      <w:commentRangeStart w:id="46"/>
      <w:r>
        <w:rPr>
          <w:rFonts w:hint="eastAsia"/>
        </w:rPr>
        <w:t>原理图</w:t>
      </w:r>
      <w:commentRangeEnd w:id="46"/>
      <w:r w:rsidR="00914A81">
        <w:rPr>
          <w:rStyle w:val="ad"/>
        </w:rPr>
        <w:commentReference w:id="46"/>
      </w:r>
    </w:p>
    <w:p w14:paraId="243F344C" w14:textId="77777777" w:rsidR="00037415" w:rsidRDefault="00037415">
      <w:pPr>
        <w:ind w:firstLineChars="0" w:firstLine="0"/>
        <w:jc w:val="center"/>
      </w:pPr>
    </w:p>
    <w:p w14:paraId="27C609FF" w14:textId="77777777" w:rsidR="00037415" w:rsidRDefault="00234A3F">
      <w:pPr>
        <w:pStyle w:val="2"/>
        <w:rPr>
          <w:rFonts w:ascii="黑体" w:eastAsia="黑体" w:hAnsi="黑体" w:cs="黑体"/>
          <w:sz w:val="24"/>
        </w:rPr>
      </w:pPr>
      <w:bookmarkStart w:id="47" w:name="_Toc10802"/>
      <w:r>
        <w:rPr>
          <w:rFonts w:ascii="黑体" w:eastAsia="黑体" w:hAnsi="黑体" w:cs="黑体" w:hint="eastAsia"/>
          <w:sz w:val="24"/>
        </w:rPr>
        <w:t xml:space="preserve">2.4 </w:t>
      </w:r>
      <w:proofErr w:type="spellStart"/>
      <w:r>
        <w:rPr>
          <w:rFonts w:ascii="黑体" w:eastAsia="黑体" w:hAnsi="黑体" w:cs="黑体" w:hint="eastAsia"/>
          <w:sz w:val="24"/>
        </w:rPr>
        <w:t>uC</w:t>
      </w:r>
      <w:proofErr w:type="spellEnd"/>
      <w:r>
        <w:rPr>
          <w:rFonts w:ascii="黑体" w:eastAsia="黑体" w:hAnsi="黑体" w:cs="黑体" w:hint="eastAsia"/>
          <w:sz w:val="24"/>
        </w:rPr>
        <w:t>/OS-Ⅱ实时操作系统概述</w:t>
      </w:r>
      <w:bookmarkEnd w:id="47"/>
    </w:p>
    <w:p w14:paraId="737A52ED" w14:textId="77777777" w:rsidR="00037415" w:rsidRDefault="00234A3F">
      <w:r>
        <w:rPr>
          <w:rFonts w:hint="eastAsia"/>
        </w:rPr>
        <w:t>UCOS</w:t>
      </w:r>
      <w:r>
        <w:rPr>
          <w:rFonts w:hint="eastAsia"/>
        </w:rPr>
        <w:t>Ⅱ是由</w:t>
      </w:r>
      <w:r>
        <w:rPr>
          <w:rFonts w:hint="eastAsia"/>
        </w:rPr>
        <w:t>UCOS</w:t>
      </w:r>
      <w:r>
        <w:rPr>
          <w:rFonts w:hint="eastAsia"/>
        </w:rPr>
        <w:t>发展来的，</w:t>
      </w:r>
      <w:r>
        <w:rPr>
          <w:rFonts w:hint="eastAsia"/>
          <w:shd w:val="clear" w:color="auto" w:fill="FFFFFF"/>
        </w:rPr>
        <w:t>UCOS</w:t>
      </w:r>
      <w:r>
        <w:rPr>
          <w:rFonts w:hint="eastAsia"/>
          <w:shd w:val="clear" w:color="auto" w:fill="FFFFFF"/>
        </w:rPr>
        <w:t>Ⅱ是一个可以基于只读内存运行的、抢占式、可以裁剪的、实时性强、多任务实时内核，可移植性高，尤其适合</w:t>
      </w:r>
      <w:r>
        <w:rPr>
          <w:rFonts w:hint="eastAsia"/>
          <w:shd w:val="clear" w:color="auto" w:fill="FFFFFF"/>
        </w:rPr>
        <w:t>STM32</w:t>
      </w:r>
      <w:r>
        <w:rPr>
          <w:rFonts w:hint="eastAsia"/>
          <w:shd w:val="clear" w:color="auto" w:fill="FFFFFF"/>
        </w:rPr>
        <w:t>系列微处理器。</w:t>
      </w:r>
      <w:r>
        <w:rPr>
          <w:rFonts w:hint="eastAsia"/>
        </w:rPr>
        <w:t>与很多商业上的实时操作系统性能相当。为了更好的移植性，</w:t>
      </w:r>
      <w:r>
        <w:rPr>
          <w:rFonts w:hint="eastAsia"/>
          <w:shd w:val="clear" w:color="auto" w:fill="FFFFFF"/>
        </w:rPr>
        <w:t>已经尽最大程度使用</w:t>
      </w:r>
      <w:r>
        <w:rPr>
          <w:rFonts w:hint="eastAsia"/>
          <w:shd w:val="clear" w:color="auto" w:fill="FFFFFF"/>
        </w:rPr>
        <w:t>C</w:t>
      </w:r>
      <w:r>
        <w:rPr>
          <w:rFonts w:hint="eastAsia"/>
          <w:shd w:val="clear" w:color="auto" w:fill="FFFFFF"/>
        </w:rPr>
        <w:t>语言编写开发</w:t>
      </w:r>
      <w:r>
        <w:rPr>
          <w:rFonts w:hint="eastAsia"/>
          <w:shd w:val="clear" w:color="auto" w:fill="FFFFFF"/>
        </w:rPr>
        <w:t>UCOS</w:t>
      </w:r>
      <w:r>
        <w:rPr>
          <w:rFonts w:hint="eastAsia"/>
          <w:shd w:val="clear" w:color="auto" w:fill="FFFFFF"/>
        </w:rPr>
        <w:t>Ⅱ。</w:t>
      </w:r>
      <w:r>
        <w:rPr>
          <w:rFonts w:hint="eastAsia"/>
          <w:shd w:val="clear" w:color="auto" w:fill="FFFFFF"/>
        </w:rPr>
        <w:t>CPU</w:t>
      </w:r>
      <w:r>
        <w:rPr>
          <w:rFonts w:hint="eastAsia"/>
          <w:shd w:val="clear" w:color="auto" w:fill="FFFFFF"/>
        </w:rPr>
        <w:t>硬件部分使用总量约</w:t>
      </w:r>
      <w:r>
        <w:rPr>
          <w:rFonts w:hint="eastAsia"/>
          <w:shd w:val="clear" w:color="auto" w:fill="FFFFFF"/>
        </w:rPr>
        <w:t>200</w:t>
      </w:r>
      <w:r>
        <w:rPr>
          <w:rFonts w:hint="eastAsia"/>
          <w:shd w:val="clear" w:color="auto" w:fill="FFFFFF"/>
        </w:rPr>
        <w:t>行的汇编语言代码编写，经过多次修改已经压缩到了最少，可以移植到任何一款</w:t>
      </w:r>
      <w:r>
        <w:rPr>
          <w:rFonts w:hint="eastAsia"/>
          <w:shd w:val="clear" w:color="auto" w:fill="FFFFFF"/>
        </w:rPr>
        <w:t>CPU</w:t>
      </w:r>
      <w:r>
        <w:rPr>
          <w:rFonts w:hint="eastAsia"/>
          <w:shd w:val="clear" w:color="auto" w:fill="FFFFFF"/>
        </w:rPr>
        <w:t>上。</w:t>
      </w:r>
    </w:p>
    <w:p w14:paraId="36CC3F64" w14:textId="77777777" w:rsidR="00037415" w:rsidRDefault="00234A3F">
      <w:r>
        <w:rPr>
          <w:rFonts w:hint="eastAsia"/>
        </w:rPr>
        <w:t>UCOS</w:t>
      </w:r>
      <w:r>
        <w:rPr>
          <w:rFonts w:hint="eastAsia"/>
        </w:rPr>
        <w:t>Ⅱ结构简洁精炼，构思巧妙，可读性强，同时又具备实时操作系统的全部功能。</w:t>
      </w:r>
    </w:p>
    <w:p w14:paraId="54A8AB61" w14:textId="77777777" w:rsidR="00037415" w:rsidRDefault="00234A3F">
      <w:r>
        <w:rPr>
          <w:rFonts w:hint="eastAsia"/>
          <w:shd w:val="clear" w:color="auto" w:fill="FFFFFF"/>
        </w:rPr>
        <w:t>UCOS</w:t>
      </w:r>
      <w:r>
        <w:rPr>
          <w:rFonts w:hint="eastAsia"/>
          <w:shd w:val="clear" w:color="auto" w:fill="FFFFFF"/>
        </w:rPr>
        <w:t>Ⅱ主要由多任务的同步、调度和通信，时间的调度，多任务的管理和最关键的</w:t>
      </w:r>
      <w:r>
        <w:rPr>
          <w:rFonts w:hint="eastAsia"/>
          <w:shd w:val="clear" w:color="auto" w:fill="FFFFFF"/>
        </w:rPr>
        <w:t>CPU</w:t>
      </w:r>
      <w:r>
        <w:rPr>
          <w:rFonts w:hint="eastAsia"/>
          <w:shd w:val="clear" w:color="auto" w:fill="FFFFFF"/>
        </w:rPr>
        <w:t>移植等部分。</w:t>
      </w:r>
    </w:p>
    <w:p w14:paraId="65C39016" w14:textId="77777777" w:rsidR="00037415" w:rsidRDefault="00234A3F">
      <w:r>
        <w:rPr>
          <w:rFonts w:hint="eastAsia"/>
        </w:rPr>
        <w:t>UCOS</w:t>
      </w:r>
      <w:r>
        <w:rPr>
          <w:rFonts w:hint="eastAsia"/>
        </w:rPr>
        <w:t>Ⅱ主任务创建：</w:t>
      </w:r>
    </w:p>
    <w:p w14:paraId="1A7B92C2" w14:textId="77777777" w:rsidR="00037415" w:rsidRDefault="00234A3F">
      <w:r>
        <w:rPr>
          <w:rFonts w:hint="eastAsia"/>
        </w:rPr>
        <w:t>任务组成：任务控制块保存任务的属性，任务堆栈保存了任务的工作环境。</w:t>
      </w:r>
    </w:p>
    <w:p w14:paraId="11B9CC22" w14:textId="77777777" w:rsidR="00037415" w:rsidRDefault="00234A3F">
      <w:proofErr w:type="spellStart"/>
      <w:r>
        <w:rPr>
          <w:rFonts w:hint="eastAsia"/>
        </w:rPr>
        <w:lastRenderedPageBreak/>
        <w:t>OSTaskCreate</w:t>
      </w:r>
      <w:proofErr w:type="spellEnd"/>
      <w:r>
        <w:rPr>
          <w:rFonts w:hint="eastAsia"/>
        </w:rPr>
        <w:t>()</w:t>
      </w:r>
      <w:r>
        <w:rPr>
          <w:rFonts w:hint="eastAsia"/>
        </w:rPr>
        <w:t>函数建立任务，可在多任务调度开始之前建立，也可以在其他任务的执行过程中被建立。在开始多任务调度之前，用户必须建立至少一个任务。任务不能由中断服务程序建立。任务管理如图</w:t>
      </w:r>
      <w:r>
        <w:rPr>
          <w:rFonts w:hint="eastAsia"/>
        </w:rPr>
        <w:t>2.3</w:t>
      </w:r>
      <w:r>
        <w:rPr>
          <w:rFonts w:hint="eastAsia"/>
        </w:rPr>
        <w:t>所示：</w:t>
      </w:r>
    </w:p>
    <w:p w14:paraId="1FD8FBE9" w14:textId="77777777" w:rsidR="00037415" w:rsidRDefault="00234A3F">
      <w:r>
        <w:rPr>
          <w:noProof/>
        </w:rPr>
        <w:drawing>
          <wp:inline distT="0" distB="0" distL="114300" distR="114300" wp14:anchorId="3DC00753" wp14:editId="0AE5D4C5">
            <wp:extent cx="5269865" cy="1205230"/>
            <wp:effectExtent l="0" t="0" r="3175" b="1397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2"/>
                    <a:stretch>
                      <a:fillRect/>
                    </a:stretch>
                  </pic:blipFill>
                  <pic:spPr>
                    <a:xfrm>
                      <a:off x="0" y="0"/>
                      <a:ext cx="5269865" cy="1205230"/>
                    </a:xfrm>
                    <a:prstGeom prst="rect">
                      <a:avLst/>
                    </a:prstGeom>
                    <a:noFill/>
                    <a:ln w="9525">
                      <a:noFill/>
                    </a:ln>
                  </pic:spPr>
                </pic:pic>
              </a:graphicData>
            </a:graphic>
          </wp:inline>
        </w:drawing>
      </w:r>
    </w:p>
    <w:p w14:paraId="6244DF07" w14:textId="77777777" w:rsidR="00037415" w:rsidRDefault="00234A3F">
      <w:pPr>
        <w:jc w:val="center"/>
      </w:pPr>
      <w:r>
        <w:rPr>
          <w:rFonts w:hint="eastAsia"/>
        </w:rPr>
        <w:t>图</w:t>
      </w:r>
      <w:r>
        <w:rPr>
          <w:rFonts w:hint="eastAsia"/>
        </w:rPr>
        <w:t xml:space="preserve">2.3 </w:t>
      </w:r>
      <w:commentRangeStart w:id="48"/>
      <w:r>
        <w:rPr>
          <w:rFonts w:hint="eastAsia"/>
        </w:rPr>
        <w:t>任务管理</w:t>
      </w:r>
      <w:commentRangeEnd w:id="48"/>
      <w:r w:rsidR="00914A81">
        <w:rPr>
          <w:rStyle w:val="ad"/>
        </w:rPr>
        <w:commentReference w:id="48"/>
      </w:r>
    </w:p>
    <w:p w14:paraId="072CF107" w14:textId="77777777" w:rsidR="00037415" w:rsidRDefault="00037415">
      <w:pPr>
        <w:jc w:val="center"/>
      </w:pPr>
    </w:p>
    <w:p w14:paraId="62275915" w14:textId="77777777" w:rsidR="00037415" w:rsidRDefault="00234A3F">
      <w:pPr>
        <w:pStyle w:val="2"/>
        <w:rPr>
          <w:rFonts w:ascii="黑体" w:eastAsia="黑体" w:hAnsi="黑体" w:cs="黑体"/>
          <w:sz w:val="24"/>
        </w:rPr>
      </w:pPr>
      <w:bookmarkStart w:id="49" w:name="_Toc3278"/>
      <w:r>
        <w:rPr>
          <w:rFonts w:ascii="黑体" w:eastAsia="黑体" w:hAnsi="黑体" w:cs="黑体" w:hint="eastAsia"/>
          <w:sz w:val="24"/>
        </w:rPr>
        <w:t>2.5</w:t>
      </w:r>
      <w:bookmarkStart w:id="50" w:name="_Toc21398"/>
      <w:r>
        <w:rPr>
          <w:rFonts w:ascii="黑体" w:eastAsia="黑体" w:hAnsi="黑体" w:cs="黑体" w:hint="eastAsia"/>
          <w:sz w:val="24"/>
        </w:rPr>
        <w:t xml:space="preserve"> IIC总线通信</w:t>
      </w:r>
      <w:commentRangeStart w:id="51"/>
      <w:r>
        <w:rPr>
          <w:rFonts w:ascii="黑体" w:eastAsia="黑体" w:hAnsi="黑体" w:cs="黑体" w:hint="eastAsia"/>
          <w:sz w:val="24"/>
        </w:rPr>
        <w:t>介绍</w:t>
      </w:r>
      <w:bookmarkEnd w:id="49"/>
      <w:bookmarkEnd w:id="50"/>
      <w:commentRangeEnd w:id="51"/>
      <w:r w:rsidR="00914A81">
        <w:rPr>
          <w:rStyle w:val="ad"/>
          <w:rFonts w:ascii="Times New Roman" w:eastAsia="宋体" w:hAnsi="Times New Roman"/>
        </w:rPr>
        <w:commentReference w:id="51"/>
      </w:r>
    </w:p>
    <w:p w14:paraId="1A9155AB" w14:textId="77777777" w:rsidR="00037415" w:rsidRDefault="00234A3F">
      <w:pPr>
        <w:pStyle w:val="3"/>
        <w:ind w:firstLineChars="0" w:firstLine="0"/>
      </w:pPr>
      <w:bookmarkStart w:id="52" w:name="_Toc32160"/>
      <w:bookmarkStart w:id="53" w:name="_Toc2788"/>
      <w:r>
        <w:rPr>
          <w:rFonts w:ascii="黑体" w:eastAsia="黑体" w:hAnsi="黑体" w:cs="黑体" w:hint="eastAsia"/>
        </w:rPr>
        <w:t>2.5.1 IIC总线概述</w:t>
      </w:r>
      <w:bookmarkEnd w:id="52"/>
      <w:bookmarkEnd w:id="53"/>
    </w:p>
    <w:p w14:paraId="54904F32" w14:textId="77777777" w:rsidR="00037415" w:rsidRDefault="00234A3F">
      <w:r>
        <w:rPr>
          <w:rFonts w:hint="eastAsia"/>
        </w:rPr>
        <w:t>I</w:t>
      </w:r>
      <w:r>
        <w:t>IC</w:t>
      </w:r>
      <w:r>
        <w:rPr>
          <w:rFonts w:hint="eastAsia"/>
        </w:rPr>
        <w:t>总线是飞利浦公司研发的两线制半双工、同步、串行通信总线。</w:t>
      </w:r>
      <w:r>
        <w:rPr>
          <w:rFonts w:hint="eastAsia"/>
        </w:rPr>
        <w:t>I</w:t>
      </w:r>
      <w:r>
        <w:t>IC</w:t>
      </w:r>
      <w:r>
        <w:rPr>
          <w:rFonts w:hint="eastAsia"/>
        </w:rPr>
        <w:t>两线制包括：串行时钟线（</w:t>
      </w:r>
      <w:r>
        <w:rPr>
          <w:rFonts w:hint="eastAsia"/>
        </w:rPr>
        <w:t>S</w:t>
      </w:r>
      <w:r>
        <w:t>CL</w:t>
      </w:r>
      <w:r>
        <w:rPr>
          <w:rFonts w:hint="eastAsia"/>
        </w:rPr>
        <w:t>）和串行数据线（</w:t>
      </w:r>
      <w:r>
        <w:t>SDA</w:t>
      </w:r>
      <w:r>
        <w:rPr>
          <w:rFonts w:hint="eastAsia"/>
        </w:rPr>
        <w:t>）。串行时钟线（</w:t>
      </w:r>
      <w:r>
        <w:t>SCL</w:t>
      </w:r>
      <w:r>
        <w:rPr>
          <w:rFonts w:hint="eastAsia"/>
        </w:rPr>
        <w:t>）只能由主器件（主机）控制，串行数据线（</w:t>
      </w:r>
      <w:r>
        <w:rPr>
          <w:rFonts w:hint="eastAsia"/>
        </w:rPr>
        <w:t>S</w:t>
      </w:r>
      <w:r>
        <w:t>DA</w:t>
      </w:r>
      <w:r>
        <w:rPr>
          <w:rFonts w:hint="eastAsia"/>
        </w:rPr>
        <w:t>）实现双向的数据传输。</w:t>
      </w:r>
      <w:r>
        <w:rPr>
          <w:rFonts w:hint="eastAsia"/>
        </w:rPr>
        <w:t>I</w:t>
      </w:r>
      <w:r>
        <w:t>IC</w:t>
      </w:r>
      <w:r>
        <w:rPr>
          <w:rFonts w:hint="eastAsia"/>
        </w:rPr>
        <w:t>总线有主器件（主机）和从器件（从机）之分，可以实现一个主器件和多个从器件之间的通信。把数据发送到通信总线上的器件，称之为发送器，从通信总线上读取数据的器件，称之为接收器（主器件和从器件都可以是发送器，也可以是接收器）。</w:t>
      </w:r>
    </w:p>
    <w:p w14:paraId="3F3B1558" w14:textId="77777777" w:rsidR="00037415" w:rsidRDefault="00037415"/>
    <w:p w14:paraId="58AEA530" w14:textId="77777777" w:rsidR="00037415" w:rsidRDefault="00234A3F">
      <w:pPr>
        <w:pStyle w:val="3"/>
        <w:ind w:firstLineChars="0" w:firstLine="0"/>
        <w:rPr>
          <w:rFonts w:eastAsia="黑体"/>
        </w:rPr>
      </w:pPr>
      <w:bookmarkStart w:id="54" w:name="_Toc6719"/>
      <w:bookmarkStart w:id="55" w:name="_Toc28330"/>
      <w:r>
        <w:rPr>
          <w:rFonts w:ascii="黑体" w:eastAsia="黑体" w:hAnsi="黑体" w:cs="黑体" w:hint="eastAsia"/>
        </w:rPr>
        <w:t>2.5.2 IIC总线通信方式</w:t>
      </w:r>
      <w:bookmarkEnd w:id="54"/>
      <w:bookmarkEnd w:id="55"/>
    </w:p>
    <w:p w14:paraId="3F040292" w14:textId="77777777" w:rsidR="00037415" w:rsidRDefault="00234A3F">
      <w:r>
        <w:rPr>
          <w:rFonts w:hint="eastAsia"/>
        </w:rPr>
        <w:t>I</w:t>
      </w:r>
      <w:r>
        <w:t>IC</w:t>
      </w:r>
      <w:r>
        <w:rPr>
          <w:rFonts w:hint="eastAsia"/>
        </w:rPr>
        <w:t>总线上每一个从器件都具有一个对应的唯一地址（设备地址），主从设备之间的通信就是依据这个地址来确定主机与哪一个从机进行通信。</w:t>
      </w:r>
    </w:p>
    <w:p w14:paraId="17E3769B" w14:textId="77777777" w:rsidR="00037415" w:rsidRDefault="00234A3F">
      <w:r>
        <w:rPr>
          <w:rFonts w:hint="eastAsia"/>
        </w:rPr>
        <w:t>I</w:t>
      </w:r>
      <w:r>
        <w:t>IC</w:t>
      </w:r>
      <w:r>
        <w:rPr>
          <w:rFonts w:hint="eastAsia"/>
        </w:rPr>
        <w:t>设备地址是一个</w:t>
      </w:r>
      <w:r>
        <w:rPr>
          <w:rFonts w:hint="eastAsia"/>
        </w:rPr>
        <w:t>7</w:t>
      </w:r>
      <w:r>
        <w:rPr>
          <w:rFonts w:hint="eastAsia"/>
        </w:rPr>
        <w:t>位地址，并且这</w:t>
      </w:r>
      <w:r>
        <w:rPr>
          <w:rFonts w:hint="eastAsia"/>
        </w:rPr>
        <w:t>7</w:t>
      </w:r>
      <w:r>
        <w:rPr>
          <w:rFonts w:hint="eastAsia"/>
        </w:rPr>
        <w:t>位地址分为两部分，分别是：固定地址（器件地址）和可编程地址（芯片引脚地址）。</w:t>
      </w:r>
    </w:p>
    <w:p w14:paraId="0C49CA70" w14:textId="77777777" w:rsidR="00037415" w:rsidRDefault="00234A3F">
      <w:r>
        <w:rPr>
          <w:rFonts w:hint="eastAsia"/>
        </w:rPr>
        <w:t>固定地址（器件地址）：</w:t>
      </w:r>
      <w:r>
        <w:t>IIC</w:t>
      </w:r>
      <w:r>
        <w:rPr>
          <w:rFonts w:hint="eastAsia"/>
        </w:rPr>
        <w:t>器件地址在设备出厂时，由厂家固化在芯片内部的地址，使用者不可以更改。</w:t>
      </w:r>
    </w:p>
    <w:p w14:paraId="05E7F206" w14:textId="77777777" w:rsidR="00037415" w:rsidRDefault="00234A3F">
      <w:r>
        <w:rPr>
          <w:rFonts w:hint="eastAsia"/>
        </w:rPr>
        <w:t>可编程地址（芯片引脚地址）：由</w:t>
      </w:r>
      <w:r>
        <w:rPr>
          <w:rFonts w:hint="eastAsia"/>
        </w:rPr>
        <w:t>I</w:t>
      </w:r>
      <w:r>
        <w:t>IC</w:t>
      </w:r>
      <w:r>
        <w:rPr>
          <w:rFonts w:hint="eastAsia"/>
        </w:rPr>
        <w:t>器件的芯片地址管脚上的电平状态决定，地址管脚接电源，则表示数字“</w:t>
      </w:r>
      <w:r>
        <w:rPr>
          <w:rFonts w:hint="eastAsia"/>
        </w:rPr>
        <w:t>1</w:t>
      </w:r>
      <w:r>
        <w:rPr>
          <w:rFonts w:hint="eastAsia"/>
        </w:rPr>
        <w:t>”，地址管脚接地，则表示数字“</w:t>
      </w:r>
      <w:r>
        <w:rPr>
          <w:rFonts w:hint="eastAsia"/>
        </w:rPr>
        <w:t>0</w:t>
      </w:r>
      <w:r>
        <w:rPr>
          <w:rFonts w:hint="eastAsia"/>
        </w:rPr>
        <w:t>”。</w:t>
      </w:r>
    </w:p>
    <w:p w14:paraId="2E3C80A9" w14:textId="77777777" w:rsidR="00037415" w:rsidRDefault="00037415"/>
    <w:p w14:paraId="62209AE0" w14:textId="77777777" w:rsidR="00037415" w:rsidRDefault="00234A3F">
      <w:pPr>
        <w:pStyle w:val="3"/>
        <w:ind w:firstLineChars="0" w:firstLine="0"/>
        <w:rPr>
          <w:rFonts w:ascii="黑体" w:eastAsia="黑体" w:hAnsi="黑体" w:cs="黑体"/>
        </w:rPr>
      </w:pPr>
      <w:bookmarkStart w:id="56" w:name="_Toc5227"/>
      <w:bookmarkStart w:id="57" w:name="_Toc26806"/>
      <w:r>
        <w:rPr>
          <w:rFonts w:ascii="黑体" w:eastAsia="黑体" w:hAnsi="黑体" w:cs="黑体" w:hint="eastAsia"/>
        </w:rPr>
        <w:lastRenderedPageBreak/>
        <w:t>2.5.3 IIC总线通信协议</w:t>
      </w:r>
      <w:bookmarkEnd w:id="56"/>
      <w:bookmarkEnd w:id="57"/>
    </w:p>
    <w:p w14:paraId="17E26828" w14:textId="77777777" w:rsidR="00037415" w:rsidRDefault="00234A3F">
      <w:pPr>
        <w:pStyle w:val="aa"/>
        <w:numPr>
          <w:ilvl w:val="0"/>
          <w:numId w:val="2"/>
        </w:numPr>
        <w:ind w:firstLineChars="0"/>
        <w:rPr>
          <w:rFonts w:ascii="宋体" w:hAnsi="宋体" w:cs="宋体"/>
        </w:rPr>
      </w:pPr>
      <w:r>
        <w:rPr>
          <w:rFonts w:ascii="宋体" w:hAnsi="宋体" w:cs="宋体" w:hint="eastAsia"/>
          <w:bCs/>
        </w:rPr>
        <w:t>IIC总线基本时序信号</w:t>
      </w:r>
    </w:p>
    <w:p w14:paraId="63C285C5" w14:textId="77777777" w:rsidR="00037415" w:rsidRDefault="00234A3F">
      <w:pPr>
        <w:ind w:firstLineChars="0" w:firstLine="0"/>
      </w:pPr>
      <w:r>
        <w:rPr>
          <w:rFonts w:hint="eastAsia"/>
        </w:rPr>
        <w:t>空闲信号：</w:t>
      </w:r>
      <w:r>
        <w:rPr>
          <w:rFonts w:hint="eastAsia"/>
        </w:rPr>
        <w:t>S</w:t>
      </w:r>
      <w:r>
        <w:t>CL</w:t>
      </w:r>
      <w:r>
        <w:rPr>
          <w:rFonts w:hint="eastAsia"/>
        </w:rPr>
        <w:t>时钟线和</w:t>
      </w:r>
      <w:r>
        <w:rPr>
          <w:rFonts w:hint="eastAsia"/>
        </w:rPr>
        <w:t>S</w:t>
      </w:r>
      <w:r>
        <w:t>DA</w:t>
      </w:r>
      <w:r>
        <w:rPr>
          <w:rFonts w:hint="eastAsia"/>
        </w:rPr>
        <w:t>数据线都保持高电平。</w:t>
      </w:r>
    </w:p>
    <w:p w14:paraId="3892BC18" w14:textId="77777777" w:rsidR="00037415" w:rsidRDefault="00234A3F">
      <w:pPr>
        <w:ind w:firstLineChars="0" w:firstLine="0"/>
      </w:pPr>
      <w:r>
        <w:rPr>
          <w:rFonts w:hint="eastAsia"/>
        </w:rPr>
        <w:t>起始信号：起始信号表示通信的开始，当</w:t>
      </w:r>
      <w:r>
        <w:rPr>
          <w:rFonts w:hint="eastAsia"/>
        </w:rPr>
        <w:t>S</w:t>
      </w:r>
      <w:r>
        <w:t>CL</w:t>
      </w:r>
      <w:r>
        <w:rPr>
          <w:rFonts w:hint="eastAsia"/>
        </w:rPr>
        <w:t>时钟线在高电平期间，</w:t>
      </w:r>
      <w:r>
        <w:rPr>
          <w:rFonts w:hint="eastAsia"/>
        </w:rPr>
        <w:t>S</w:t>
      </w:r>
      <w:r>
        <w:t>DA</w:t>
      </w:r>
      <w:r>
        <w:rPr>
          <w:rFonts w:hint="eastAsia"/>
        </w:rPr>
        <w:t>数据线出现了由高变低的跳变（下降沿），产生一个起始信号。</w:t>
      </w:r>
    </w:p>
    <w:p w14:paraId="7046C347" w14:textId="77777777" w:rsidR="00037415" w:rsidRDefault="00234A3F">
      <w:pPr>
        <w:ind w:firstLineChars="0" w:firstLine="0"/>
      </w:pPr>
      <w:r>
        <w:rPr>
          <w:rFonts w:hint="eastAsia"/>
        </w:rPr>
        <w:t>结束信号：接收信号表示通信的完成，当</w:t>
      </w:r>
      <w:r>
        <w:rPr>
          <w:rFonts w:hint="eastAsia"/>
        </w:rPr>
        <w:t>S</w:t>
      </w:r>
      <w:r>
        <w:t>CL</w:t>
      </w:r>
      <w:r>
        <w:rPr>
          <w:rFonts w:hint="eastAsia"/>
        </w:rPr>
        <w:t>是在线在高电平期间，</w:t>
      </w:r>
      <w:r>
        <w:t>SDA</w:t>
      </w:r>
      <w:r>
        <w:rPr>
          <w:rFonts w:hint="eastAsia"/>
        </w:rPr>
        <w:t>数据线出现了由低变高的跳变（上升沿），产生一个结束信号。</w:t>
      </w:r>
    </w:p>
    <w:p w14:paraId="65BE5D79" w14:textId="77777777" w:rsidR="00037415" w:rsidRDefault="00234A3F">
      <w:pPr>
        <w:ind w:firstLineChars="0" w:firstLine="0"/>
      </w:pPr>
      <w:r>
        <w:rPr>
          <w:rFonts w:hint="eastAsia"/>
        </w:rPr>
        <w:t>应答信号：应答信号表数据已经被接收，并且应答信号分为两种，分别是：应答信号和非应答信号。在每个字节（</w:t>
      </w:r>
      <w:r>
        <w:rPr>
          <w:rFonts w:hint="eastAsia"/>
        </w:rPr>
        <w:t>8bit</w:t>
      </w:r>
      <w:r>
        <w:rPr>
          <w:rFonts w:hint="eastAsia"/>
        </w:rPr>
        <w:t>）的数据传输完成之后的下一个脉冲（第</w:t>
      </w:r>
      <w:r>
        <w:rPr>
          <w:rFonts w:hint="eastAsia"/>
        </w:rPr>
        <w:t>9</w:t>
      </w:r>
      <w:r>
        <w:rPr>
          <w:rFonts w:hint="eastAsia"/>
        </w:rPr>
        <w:t>个时钟脉冲），在</w:t>
      </w:r>
      <w:r>
        <w:rPr>
          <w:rFonts w:hint="eastAsia"/>
        </w:rPr>
        <w:t>S</w:t>
      </w:r>
      <w:r>
        <w:t>CL</w:t>
      </w:r>
      <w:r>
        <w:rPr>
          <w:rFonts w:hint="eastAsia"/>
        </w:rPr>
        <w:t>时钟线高电平期间，</w:t>
      </w:r>
      <w:r>
        <w:rPr>
          <w:rFonts w:hint="eastAsia"/>
          <w:shd w:val="clear" w:color="auto" w:fill="FFFFFF"/>
        </w:rPr>
        <w:t>如果</w:t>
      </w:r>
      <w:r>
        <w:rPr>
          <w:shd w:val="clear" w:color="auto" w:fill="FFFFFF"/>
        </w:rPr>
        <w:t>SDA</w:t>
      </w:r>
      <w:r>
        <w:rPr>
          <w:rFonts w:hint="eastAsia"/>
          <w:shd w:val="clear" w:color="auto" w:fill="FFFFFF"/>
        </w:rPr>
        <w:t>数据线上的电平状态为低电平，则表示产生应答信号；如果</w:t>
      </w:r>
      <w:r>
        <w:rPr>
          <w:shd w:val="clear" w:color="auto" w:fill="FFFFFF"/>
        </w:rPr>
        <w:t>SDA</w:t>
      </w:r>
      <w:r>
        <w:rPr>
          <w:rFonts w:hint="eastAsia"/>
          <w:shd w:val="clear" w:color="auto" w:fill="FFFFFF"/>
        </w:rPr>
        <w:t>数据线上的电平状态为高电平，则表示产生非应答信号。</w:t>
      </w:r>
    </w:p>
    <w:p w14:paraId="5314CD56" w14:textId="77777777" w:rsidR="00037415" w:rsidRDefault="00234A3F">
      <w:pPr>
        <w:numPr>
          <w:ilvl w:val="0"/>
          <w:numId w:val="2"/>
        </w:numPr>
        <w:ind w:firstLineChars="0"/>
        <w:rPr>
          <w:rFonts w:ascii="宋体" w:hAnsi="宋体" w:cs="宋体"/>
          <w:bCs/>
        </w:rPr>
      </w:pPr>
      <w:r>
        <w:rPr>
          <w:rFonts w:ascii="宋体" w:hAnsi="宋体" w:cs="宋体" w:hint="eastAsia"/>
          <w:bCs/>
        </w:rPr>
        <w:t>IIC总线数据传输</w:t>
      </w:r>
    </w:p>
    <w:p w14:paraId="60164909" w14:textId="77777777" w:rsidR="00037415" w:rsidRDefault="00234A3F">
      <w:r>
        <w:rPr>
          <w:rFonts w:hint="eastAsia"/>
        </w:rPr>
        <w:t>S</w:t>
      </w:r>
      <w:r>
        <w:t>CL</w:t>
      </w:r>
      <w:r>
        <w:rPr>
          <w:rFonts w:hint="eastAsia"/>
        </w:rPr>
        <w:t>时钟线上的每一个脉冲信号，都会同时在</w:t>
      </w:r>
      <w:r>
        <w:rPr>
          <w:rFonts w:hint="eastAsia"/>
        </w:rPr>
        <w:t>S</w:t>
      </w:r>
      <w:r>
        <w:t>DA</w:t>
      </w:r>
      <w:r>
        <w:rPr>
          <w:rFonts w:hint="eastAsia"/>
        </w:rPr>
        <w:t>数据线上传输一个位的数据，</w:t>
      </w:r>
      <w:r>
        <w:rPr>
          <w:rFonts w:hint="eastAsia"/>
        </w:rPr>
        <w:t>I</w:t>
      </w:r>
      <w:r>
        <w:t>IC</w:t>
      </w:r>
      <w:r>
        <w:rPr>
          <w:rFonts w:hint="eastAsia"/>
        </w:rPr>
        <w:t>每次发送数据的长度为</w:t>
      </w:r>
      <w:r>
        <w:rPr>
          <w:rFonts w:hint="eastAsia"/>
        </w:rPr>
        <w:t>1</w:t>
      </w:r>
      <w:r>
        <w:rPr>
          <w:rFonts w:hint="eastAsia"/>
        </w:rPr>
        <w:t>个字节（</w:t>
      </w:r>
      <w:r>
        <w:rPr>
          <w:rFonts w:hint="eastAsia"/>
        </w:rPr>
        <w:t>8bit</w:t>
      </w:r>
      <w:r>
        <w:rPr>
          <w:rFonts w:hint="eastAsia"/>
        </w:rPr>
        <w:t>），数据发送顺序由高（</w:t>
      </w:r>
      <w:r>
        <w:rPr>
          <w:rFonts w:hint="eastAsia"/>
        </w:rPr>
        <w:t>M</w:t>
      </w:r>
      <w:r>
        <w:t>SB</w:t>
      </w:r>
      <w:r>
        <w:rPr>
          <w:rFonts w:hint="eastAsia"/>
        </w:rPr>
        <w:t>）向低（</w:t>
      </w:r>
      <w:r>
        <w:rPr>
          <w:rFonts w:hint="eastAsia"/>
        </w:rPr>
        <w:t>L</w:t>
      </w:r>
      <w:r>
        <w:t>SB</w:t>
      </w:r>
      <w:r>
        <w:rPr>
          <w:rFonts w:hint="eastAsia"/>
        </w:rPr>
        <w:t>）发送（先发高位，再发低位）。</w:t>
      </w:r>
      <w:r>
        <w:rPr>
          <w:rFonts w:hint="eastAsia"/>
        </w:rPr>
        <w:t>S</w:t>
      </w:r>
      <w:r>
        <w:t>DA</w:t>
      </w:r>
      <w:r>
        <w:rPr>
          <w:rFonts w:hint="eastAsia"/>
        </w:rPr>
        <w:t>数据线上的状态表示需要传输的数据，高电平表示数字“</w:t>
      </w:r>
      <w:r>
        <w:rPr>
          <w:rFonts w:hint="eastAsia"/>
        </w:rPr>
        <w:t>1</w:t>
      </w:r>
      <w:r>
        <w:rPr>
          <w:rFonts w:hint="eastAsia"/>
        </w:rPr>
        <w:t>”、低电平表示数字“</w:t>
      </w:r>
      <w:r>
        <w:rPr>
          <w:rFonts w:hint="eastAsia"/>
        </w:rPr>
        <w:t>0</w:t>
      </w:r>
      <w:r>
        <w:rPr>
          <w:rFonts w:hint="eastAsia"/>
        </w:rPr>
        <w:t>”。</w:t>
      </w:r>
      <w:r>
        <w:t>SCL</w:t>
      </w:r>
      <w:r>
        <w:rPr>
          <w:rFonts w:hint="eastAsia"/>
        </w:rPr>
        <w:t>时钟线在高电平时，</w:t>
      </w:r>
      <w:r>
        <w:rPr>
          <w:rFonts w:hint="eastAsia"/>
        </w:rPr>
        <w:t>S</w:t>
      </w:r>
      <w:r>
        <w:t>DA</w:t>
      </w:r>
      <w:r>
        <w:rPr>
          <w:rFonts w:hint="eastAsia"/>
        </w:rPr>
        <w:t>数据线必须保持数据稳定（不允许数据改变），</w:t>
      </w:r>
      <w:r>
        <w:rPr>
          <w:rFonts w:hint="eastAsia"/>
        </w:rPr>
        <w:t>S</w:t>
      </w:r>
      <w:r>
        <w:t>CL</w:t>
      </w:r>
      <w:r>
        <w:rPr>
          <w:rFonts w:hint="eastAsia"/>
        </w:rPr>
        <w:t>时钟线为低电平时，</w:t>
      </w:r>
      <w:r>
        <w:rPr>
          <w:rFonts w:hint="eastAsia"/>
        </w:rPr>
        <w:t>S</w:t>
      </w:r>
      <w:r>
        <w:t>DA</w:t>
      </w:r>
      <w:r>
        <w:rPr>
          <w:rFonts w:hint="eastAsia"/>
        </w:rPr>
        <w:t>数据线可以进行电平变化（数据变化）。</w:t>
      </w:r>
      <w:r>
        <w:rPr>
          <w:rFonts w:asciiTheme="minorEastAsia" w:eastAsiaTheme="minorEastAsia" w:hAnsiTheme="minorEastAsia" w:cstheme="minorEastAsia" w:hint="eastAsia"/>
        </w:rPr>
        <w:t>IIC总线数据传输图如图2.4所示：</w:t>
      </w:r>
    </w:p>
    <w:p w14:paraId="51FCD495" w14:textId="77777777" w:rsidR="00037415" w:rsidRDefault="00234A3F">
      <w:pPr>
        <w:jc w:val="center"/>
      </w:pPr>
      <w:r>
        <w:rPr>
          <w:noProof/>
        </w:rPr>
        <w:drawing>
          <wp:anchor distT="0" distB="0" distL="0" distR="0" simplePos="0" relativeHeight="251662336" behindDoc="0" locked="0" layoutInCell="1" allowOverlap="1" wp14:anchorId="2E204656" wp14:editId="273710A2">
            <wp:simplePos x="0" y="0"/>
            <wp:positionH relativeFrom="column">
              <wp:posOffset>0</wp:posOffset>
            </wp:positionH>
            <wp:positionV relativeFrom="paragraph">
              <wp:posOffset>27940</wp:posOffset>
            </wp:positionV>
            <wp:extent cx="5922645" cy="1611630"/>
            <wp:effectExtent l="0" t="0" r="5715" b="381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3"/>
                    <a:stretch>
                      <a:fillRect/>
                    </a:stretch>
                  </pic:blipFill>
                  <pic:spPr>
                    <a:xfrm>
                      <a:off x="0" y="0"/>
                      <a:ext cx="5931620" cy="1614279"/>
                    </a:xfrm>
                    <a:prstGeom prst="rect">
                      <a:avLst/>
                    </a:prstGeom>
                  </pic:spPr>
                </pic:pic>
              </a:graphicData>
            </a:graphic>
          </wp:anchor>
        </w:drawing>
      </w:r>
      <w:r>
        <w:rPr>
          <w:rFonts w:hint="eastAsia"/>
        </w:rPr>
        <w:t>图</w:t>
      </w:r>
      <w:r>
        <w:rPr>
          <w:rFonts w:hint="eastAsia"/>
        </w:rPr>
        <w:t xml:space="preserve">2.4 </w:t>
      </w:r>
      <w:r>
        <w:rPr>
          <w:rFonts w:asciiTheme="minorEastAsia" w:eastAsiaTheme="minorEastAsia" w:hAnsiTheme="minorEastAsia" w:cstheme="minorEastAsia" w:hint="eastAsia"/>
        </w:rPr>
        <w:t>IIC总线数据传输图</w:t>
      </w:r>
    </w:p>
    <w:p w14:paraId="6B742AB3" w14:textId="77777777" w:rsidR="00037415" w:rsidRDefault="00037415"/>
    <w:p w14:paraId="6296F54F" w14:textId="77777777" w:rsidR="00037415" w:rsidRDefault="00037415">
      <w:pPr>
        <w:ind w:firstLine="482"/>
        <w:rPr>
          <w:b/>
          <w:color w:val="FF0000"/>
        </w:rPr>
      </w:pPr>
    </w:p>
    <w:p w14:paraId="544DC146" w14:textId="77777777" w:rsidR="00037415" w:rsidRDefault="00037415"/>
    <w:p w14:paraId="45FC71A5" w14:textId="77777777" w:rsidR="00037415" w:rsidRDefault="00234A3F">
      <w:pPr>
        <w:pStyle w:val="2"/>
        <w:rPr>
          <w:rFonts w:ascii="黑体" w:eastAsia="黑体" w:hAnsi="黑体" w:cs="黑体"/>
          <w:sz w:val="24"/>
        </w:rPr>
      </w:pPr>
      <w:bookmarkStart w:id="58" w:name="_Toc3078"/>
      <w:r>
        <w:rPr>
          <w:rFonts w:ascii="黑体" w:eastAsia="黑体" w:hAnsi="黑体" w:cs="黑体" w:hint="eastAsia"/>
          <w:sz w:val="24"/>
        </w:rPr>
        <w:lastRenderedPageBreak/>
        <w:t>2.6 通用SPI通信</w:t>
      </w:r>
      <w:commentRangeStart w:id="59"/>
      <w:r>
        <w:rPr>
          <w:rFonts w:ascii="黑体" w:eastAsia="黑体" w:hAnsi="黑体" w:cs="黑体" w:hint="eastAsia"/>
          <w:sz w:val="24"/>
        </w:rPr>
        <w:t>介绍</w:t>
      </w:r>
      <w:bookmarkEnd w:id="58"/>
      <w:commentRangeEnd w:id="59"/>
      <w:r w:rsidR="00914A81">
        <w:rPr>
          <w:rStyle w:val="ad"/>
          <w:rFonts w:ascii="Times New Roman" w:eastAsia="宋体" w:hAnsi="Times New Roman"/>
        </w:rPr>
        <w:commentReference w:id="59"/>
      </w:r>
    </w:p>
    <w:p w14:paraId="00A0B145" w14:textId="77777777" w:rsidR="00037415" w:rsidRDefault="00234A3F">
      <w:r>
        <w:rPr>
          <w:rFonts w:hint="eastAsia"/>
        </w:rPr>
        <w:t>S</w:t>
      </w:r>
      <w:r>
        <w:t>PI</w:t>
      </w:r>
      <w:r>
        <w:rPr>
          <w:rFonts w:hint="eastAsia"/>
        </w:rPr>
        <w:t>是由</w:t>
      </w:r>
      <w:r>
        <w:rPr>
          <w:rFonts w:hint="eastAsia"/>
        </w:rPr>
        <w:t>M</w:t>
      </w:r>
      <w:r>
        <w:t>otorola</w:t>
      </w:r>
      <w:r>
        <w:rPr>
          <w:rFonts w:hint="eastAsia"/>
        </w:rPr>
        <w:t>公司开发的串行通信总线，是一种高速的、全双工、同步的通信总线。主要应用在</w:t>
      </w:r>
      <w:r>
        <w:rPr>
          <w:rFonts w:hint="eastAsia"/>
        </w:rPr>
        <w:t>E</w:t>
      </w:r>
      <w:r>
        <w:t>ERPOM</w:t>
      </w:r>
      <w:r>
        <w:rPr>
          <w:rFonts w:hint="eastAsia"/>
        </w:rPr>
        <w:t>、</w:t>
      </w:r>
      <w:r>
        <w:rPr>
          <w:rFonts w:hint="eastAsia"/>
        </w:rPr>
        <w:t>Flash</w:t>
      </w:r>
      <w:r>
        <w:rPr>
          <w:rFonts w:hint="eastAsia"/>
        </w:rPr>
        <w:t>、实时时钟、</w:t>
      </w:r>
      <w:r>
        <w:rPr>
          <w:rFonts w:hint="eastAsia"/>
        </w:rPr>
        <w:t>O</w:t>
      </w:r>
      <w:r>
        <w:t>LED</w:t>
      </w:r>
      <w:r>
        <w:rPr>
          <w:rFonts w:hint="eastAsia"/>
        </w:rPr>
        <w:t>屏等设备。</w:t>
      </w:r>
    </w:p>
    <w:p w14:paraId="2FBD4DE1" w14:textId="77777777" w:rsidR="00037415" w:rsidRDefault="00234A3F">
      <w:r>
        <w:rPr>
          <w:rFonts w:hint="eastAsia"/>
        </w:rPr>
        <w:t>S</w:t>
      </w:r>
      <w:r>
        <w:t>PI</w:t>
      </w:r>
      <w:r>
        <w:rPr>
          <w:rFonts w:hint="eastAsia"/>
        </w:rPr>
        <w:t>通信接口分为五线制和四线制。</w:t>
      </w:r>
    </w:p>
    <w:p w14:paraId="0C6171DB" w14:textId="77777777" w:rsidR="00037415" w:rsidRDefault="00234A3F">
      <w:r>
        <w:rPr>
          <w:rFonts w:hint="eastAsia"/>
        </w:rPr>
        <w:t>五线制包括</w:t>
      </w:r>
      <w:r>
        <w:rPr>
          <w:rFonts w:hint="eastAsia"/>
        </w:rPr>
        <w:t>M</w:t>
      </w:r>
      <w:r>
        <w:t>OSI</w:t>
      </w:r>
      <w:r>
        <w:rPr>
          <w:rFonts w:hint="eastAsia"/>
        </w:rPr>
        <w:t>（</w:t>
      </w:r>
      <w:r>
        <w:rPr>
          <w:rFonts w:hint="eastAsia"/>
        </w:rPr>
        <w:t>D</w:t>
      </w:r>
      <w:r>
        <w:t>O</w:t>
      </w:r>
      <w:r>
        <w:rPr>
          <w:rFonts w:hint="eastAsia"/>
        </w:rPr>
        <w:t>）作为主器件时为数据输出，作为从器件时为数据输入。</w:t>
      </w:r>
      <w:r>
        <w:rPr>
          <w:rFonts w:hint="eastAsia"/>
        </w:rPr>
        <w:t>M</w:t>
      </w:r>
      <w:r>
        <w:t>ISO</w:t>
      </w:r>
      <w:r>
        <w:rPr>
          <w:rFonts w:hint="eastAsia"/>
        </w:rPr>
        <w:t>（</w:t>
      </w:r>
      <w:r>
        <w:rPr>
          <w:rFonts w:hint="eastAsia"/>
        </w:rPr>
        <w:t>D</w:t>
      </w:r>
      <w:r>
        <w:t>I</w:t>
      </w:r>
      <w:r>
        <w:rPr>
          <w:rFonts w:hint="eastAsia"/>
        </w:rPr>
        <w:t>）作为主器件时为数据输入，作为从器件时为数据输出。</w:t>
      </w:r>
      <w:r>
        <w:rPr>
          <w:rFonts w:hint="eastAsia"/>
        </w:rPr>
        <w:t>S</w:t>
      </w:r>
      <w:r>
        <w:t>CLK</w:t>
      </w:r>
      <w:r>
        <w:rPr>
          <w:rFonts w:hint="eastAsia"/>
        </w:rPr>
        <w:t>（</w:t>
      </w:r>
      <w:r>
        <w:rPr>
          <w:rFonts w:hint="eastAsia"/>
        </w:rPr>
        <w:t>C</w:t>
      </w:r>
      <w:r>
        <w:t>LK</w:t>
      </w:r>
      <w:r>
        <w:rPr>
          <w:rFonts w:hint="eastAsia"/>
        </w:rPr>
        <w:t>）同步串行时钟线，由主器件产生。</w:t>
      </w:r>
      <w:r>
        <w:rPr>
          <w:rFonts w:hint="eastAsia"/>
        </w:rPr>
        <w:t>N</w:t>
      </w:r>
      <w:r>
        <w:t>SS</w:t>
      </w:r>
      <w:r>
        <w:rPr>
          <w:rFonts w:hint="eastAsia"/>
        </w:rPr>
        <w:t>（</w:t>
      </w:r>
      <w:r>
        <w:rPr>
          <w:rFonts w:hint="eastAsia"/>
        </w:rPr>
        <w:t>C</w:t>
      </w:r>
      <w:r>
        <w:t>S</w:t>
      </w:r>
      <w:r>
        <w:rPr>
          <w:rFonts w:hint="eastAsia"/>
        </w:rPr>
        <w:t>）从器件使能信号线，由主器件控制。</w:t>
      </w:r>
      <w:r>
        <w:rPr>
          <w:rFonts w:hint="eastAsia"/>
        </w:rPr>
        <w:t>G</w:t>
      </w:r>
      <w:r>
        <w:t>ND</w:t>
      </w:r>
      <w:r>
        <w:rPr>
          <w:rFonts w:hint="eastAsia"/>
        </w:rPr>
        <w:t>为公共地线。</w:t>
      </w:r>
    </w:p>
    <w:p w14:paraId="1159979F" w14:textId="77777777" w:rsidR="00037415" w:rsidRDefault="00234A3F">
      <w:r>
        <w:rPr>
          <w:rFonts w:hint="eastAsia"/>
        </w:rPr>
        <w:t>四线制包括</w:t>
      </w:r>
      <w:r>
        <w:rPr>
          <w:rFonts w:hint="eastAsia"/>
        </w:rPr>
        <w:t>M</w:t>
      </w:r>
      <w:r>
        <w:t>OSI</w:t>
      </w:r>
      <w:r>
        <w:rPr>
          <w:rFonts w:hint="eastAsia"/>
        </w:rPr>
        <w:t>：双向数据线（可收可发）。</w:t>
      </w:r>
      <w:r>
        <w:rPr>
          <w:rFonts w:hint="eastAsia"/>
        </w:rPr>
        <w:t>S</w:t>
      </w:r>
      <w:r>
        <w:t>CLK</w:t>
      </w:r>
      <w:r>
        <w:rPr>
          <w:rFonts w:hint="eastAsia"/>
        </w:rPr>
        <w:t>：同步串行时钟线，由主器件产生。</w:t>
      </w:r>
      <w:r>
        <w:rPr>
          <w:rFonts w:hint="eastAsia"/>
        </w:rPr>
        <w:t>N</w:t>
      </w:r>
      <w:r>
        <w:t>SS</w:t>
      </w:r>
      <w:r>
        <w:rPr>
          <w:rFonts w:hint="eastAsia"/>
        </w:rPr>
        <w:t>从器件使能信号线，由主器件控制。</w:t>
      </w:r>
      <w:r>
        <w:rPr>
          <w:rFonts w:hint="eastAsia"/>
        </w:rPr>
        <w:t>G</w:t>
      </w:r>
      <w:r>
        <w:t>ND</w:t>
      </w:r>
      <w:r>
        <w:rPr>
          <w:rFonts w:hint="eastAsia"/>
        </w:rPr>
        <w:t>为公共地线。</w:t>
      </w:r>
    </w:p>
    <w:p w14:paraId="351A5B4F" w14:textId="77777777" w:rsidR="00037415" w:rsidRDefault="00037415">
      <w:pPr>
        <w:ind w:firstLineChars="0" w:firstLine="0"/>
      </w:pPr>
    </w:p>
    <w:p w14:paraId="4F2DABCB" w14:textId="77777777" w:rsidR="00037415" w:rsidRDefault="00234A3F">
      <w:pPr>
        <w:pStyle w:val="2"/>
        <w:rPr>
          <w:rFonts w:ascii="黑体" w:eastAsia="黑体" w:hAnsi="黑体" w:cs="黑体"/>
          <w:sz w:val="24"/>
        </w:rPr>
      </w:pPr>
      <w:bookmarkStart w:id="60" w:name="_Toc17131"/>
      <w:r>
        <w:rPr>
          <w:rFonts w:ascii="黑体" w:eastAsia="黑体" w:hAnsi="黑体" w:cs="黑体" w:hint="eastAsia"/>
          <w:sz w:val="24"/>
        </w:rPr>
        <w:t>2.7 RS-485 通信协议介绍</w:t>
      </w:r>
      <w:bookmarkEnd w:id="60"/>
    </w:p>
    <w:p w14:paraId="262474E2" w14:textId="77777777" w:rsidR="00037415" w:rsidRDefault="00234A3F">
      <w:r>
        <w:rPr>
          <w:rFonts w:hint="eastAsia"/>
        </w:rPr>
        <w:t>MCU</w:t>
      </w:r>
      <w:r>
        <w:rPr>
          <w:rFonts w:hint="eastAsia"/>
        </w:rPr>
        <w:t>管脚输出的</w:t>
      </w:r>
      <w:r>
        <w:rPr>
          <w:rFonts w:hint="eastAsia"/>
        </w:rPr>
        <w:t>TTL</w:t>
      </w:r>
      <w:r>
        <w:rPr>
          <w:rFonts w:hint="eastAsia"/>
        </w:rPr>
        <w:t>电平，</w:t>
      </w:r>
      <w:r>
        <w:rPr>
          <w:rFonts w:hint="eastAsia"/>
        </w:rPr>
        <w:t>TTL</w:t>
      </w:r>
      <w:r>
        <w:rPr>
          <w:rFonts w:hint="eastAsia"/>
        </w:rPr>
        <w:t>电平的意思是，当</w:t>
      </w:r>
      <w:r>
        <w:rPr>
          <w:rFonts w:hint="eastAsia"/>
        </w:rPr>
        <w:t>MCU</w:t>
      </w:r>
      <w:r>
        <w:rPr>
          <w:rFonts w:hint="eastAsia"/>
        </w:rPr>
        <w:t>管脚输出</w:t>
      </w:r>
      <w:r>
        <w:rPr>
          <w:rFonts w:hint="eastAsia"/>
        </w:rPr>
        <w:t>0</w:t>
      </w:r>
      <w:r>
        <w:rPr>
          <w:rFonts w:hint="eastAsia"/>
        </w:rPr>
        <w:t>电平时，一般情况下输出电压是</w:t>
      </w:r>
      <w:r>
        <w:rPr>
          <w:rFonts w:hint="eastAsia"/>
        </w:rPr>
        <w:t>0V</w:t>
      </w:r>
      <w:r>
        <w:rPr>
          <w:rFonts w:hint="eastAsia"/>
        </w:rPr>
        <w:t>，当</w:t>
      </w:r>
      <w:r>
        <w:rPr>
          <w:rFonts w:hint="eastAsia"/>
        </w:rPr>
        <w:t>MCU</w:t>
      </w:r>
      <w:r>
        <w:rPr>
          <w:rFonts w:hint="eastAsia"/>
        </w:rPr>
        <w:t>管脚输出</w:t>
      </w:r>
      <w:r>
        <w:rPr>
          <w:rFonts w:hint="eastAsia"/>
        </w:rPr>
        <w:t>1</w:t>
      </w:r>
      <w:r>
        <w:rPr>
          <w:rFonts w:hint="eastAsia"/>
        </w:rPr>
        <w:t>电平时，电压是</w:t>
      </w:r>
      <w:r>
        <w:rPr>
          <w:rFonts w:hint="eastAsia"/>
        </w:rPr>
        <w:t>5V</w:t>
      </w:r>
      <w:r>
        <w:rPr>
          <w:rFonts w:hint="eastAsia"/>
        </w:rPr>
        <w:t>。因为</w:t>
      </w:r>
      <w:r>
        <w:rPr>
          <w:rFonts w:hint="eastAsia"/>
        </w:rPr>
        <w:t>TTL</w:t>
      </w:r>
      <w:r>
        <w:rPr>
          <w:rFonts w:hint="eastAsia"/>
        </w:rPr>
        <w:t>电平的是一条信号线，一条地线产生，信号线上的干扰信号会跟随着有效信号传送到接受端，使得有效信号收到干扰，</w:t>
      </w:r>
      <w:r>
        <w:rPr>
          <w:rFonts w:hint="eastAsia"/>
        </w:rPr>
        <w:t>485</w:t>
      </w:r>
      <w:r>
        <w:rPr>
          <w:rFonts w:hint="eastAsia"/>
        </w:rPr>
        <w:t>通讯实际上是把</w:t>
      </w:r>
      <w:r>
        <w:rPr>
          <w:rFonts w:hint="eastAsia"/>
        </w:rPr>
        <w:t>MCU</w:t>
      </w:r>
      <w:r>
        <w:rPr>
          <w:rFonts w:hint="eastAsia"/>
        </w:rPr>
        <w:t>发送出来的</w:t>
      </w:r>
      <w:r>
        <w:rPr>
          <w:rFonts w:hint="eastAsia"/>
        </w:rPr>
        <w:t>TTL</w:t>
      </w:r>
      <w:r>
        <w:rPr>
          <w:rFonts w:hint="eastAsia"/>
        </w:rPr>
        <w:t>电平信号通过硬件层的一个转换放大信号器进行处理。</w:t>
      </w:r>
    </w:p>
    <w:p w14:paraId="5FA4D412" w14:textId="77777777" w:rsidR="00037415" w:rsidRDefault="00234A3F">
      <w:r>
        <w:rPr>
          <w:rFonts w:hint="eastAsia"/>
        </w:rPr>
        <w:t>RS-485 </w:t>
      </w:r>
      <w:r>
        <w:rPr>
          <w:rFonts w:hint="eastAsia"/>
        </w:rPr>
        <w:t>的电气特性：发送端：逻辑“</w:t>
      </w:r>
      <w:r>
        <w:rPr>
          <w:rFonts w:hint="eastAsia"/>
        </w:rPr>
        <w:t>0</w:t>
      </w:r>
      <w:r>
        <w:rPr>
          <w:rFonts w:hint="eastAsia"/>
        </w:rPr>
        <w:t>”以两线间的电压差</w:t>
      </w:r>
      <w:r>
        <w:rPr>
          <w:rFonts w:hint="eastAsia"/>
        </w:rPr>
        <w:t>+</w:t>
      </w:r>
      <w:r>
        <w:rPr>
          <w:rFonts w:hint="eastAsia"/>
        </w:rPr>
        <w:t>（</w:t>
      </w:r>
      <w:r>
        <w:rPr>
          <w:rFonts w:hint="eastAsia"/>
        </w:rPr>
        <w:t>2 ~6</w:t>
      </w:r>
      <w:r>
        <w:rPr>
          <w:rFonts w:hint="eastAsia"/>
        </w:rPr>
        <w:t>）</w:t>
      </w:r>
      <w:r>
        <w:rPr>
          <w:rFonts w:hint="eastAsia"/>
        </w:rPr>
        <w:t>V </w:t>
      </w:r>
      <w:r>
        <w:rPr>
          <w:rFonts w:hint="eastAsia"/>
        </w:rPr>
        <w:t>表</w:t>
      </w:r>
    </w:p>
    <w:p w14:paraId="5168ABCD" w14:textId="77777777" w:rsidR="00037415" w:rsidRDefault="00234A3F">
      <w:r>
        <w:rPr>
          <w:rFonts w:hint="eastAsia"/>
        </w:rPr>
        <w:t>示；逻辑“</w:t>
      </w:r>
      <w:r>
        <w:rPr>
          <w:rFonts w:hint="eastAsia"/>
        </w:rPr>
        <w:t>1</w:t>
      </w:r>
      <w:r>
        <w:rPr>
          <w:rFonts w:hint="eastAsia"/>
        </w:rPr>
        <w:t>”以两线间的电压差</w:t>
      </w:r>
      <w:r>
        <w:rPr>
          <w:rFonts w:hint="eastAsia"/>
        </w:rPr>
        <w:t>-</w:t>
      </w:r>
      <w:r>
        <w:rPr>
          <w:rFonts w:hint="eastAsia"/>
        </w:rPr>
        <w:t>（</w:t>
      </w:r>
      <w:r>
        <w:rPr>
          <w:rFonts w:hint="eastAsia"/>
        </w:rPr>
        <w:t>2 ~6</w:t>
      </w:r>
      <w:r>
        <w:rPr>
          <w:rFonts w:hint="eastAsia"/>
        </w:rPr>
        <w:t>）</w:t>
      </w:r>
      <w:r>
        <w:rPr>
          <w:rFonts w:hint="eastAsia"/>
        </w:rPr>
        <w:t>V </w:t>
      </w:r>
      <w:r>
        <w:rPr>
          <w:rFonts w:hint="eastAsia"/>
        </w:rPr>
        <w:t>表示。接收端：</w:t>
      </w:r>
      <w:r>
        <w:rPr>
          <w:rFonts w:hint="eastAsia"/>
        </w:rPr>
        <w:t>A </w:t>
      </w:r>
      <w:r>
        <w:rPr>
          <w:rFonts w:hint="eastAsia"/>
        </w:rPr>
        <w:t>比</w:t>
      </w:r>
      <w:r>
        <w:rPr>
          <w:rFonts w:hint="eastAsia"/>
        </w:rPr>
        <w:t>B </w:t>
      </w:r>
      <w:r>
        <w:rPr>
          <w:rFonts w:hint="eastAsia"/>
        </w:rPr>
        <w:t>高</w:t>
      </w:r>
      <w:r>
        <w:rPr>
          <w:rFonts w:hint="eastAsia"/>
        </w:rPr>
        <w:t>200mV </w:t>
      </w:r>
      <w:r>
        <w:rPr>
          <w:rFonts w:hint="eastAsia"/>
        </w:rPr>
        <w:t>以上即认为是逻辑“</w:t>
      </w:r>
      <w:r>
        <w:rPr>
          <w:rFonts w:hint="eastAsia"/>
        </w:rPr>
        <w:t>0</w:t>
      </w:r>
      <w:r>
        <w:rPr>
          <w:rFonts w:hint="eastAsia"/>
        </w:rPr>
        <w:t>”，</w:t>
      </w:r>
      <w:r>
        <w:rPr>
          <w:rFonts w:hint="eastAsia"/>
        </w:rPr>
        <w:t>A </w:t>
      </w:r>
      <w:r>
        <w:rPr>
          <w:rFonts w:hint="eastAsia"/>
        </w:rPr>
        <w:t>比</w:t>
      </w:r>
      <w:r>
        <w:rPr>
          <w:rFonts w:hint="eastAsia"/>
        </w:rPr>
        <w:t>B </w:t>
      </w:r>
      <w:r>
        <w:rPr>
          <w:rFonts w:hint="eastAsia"/>
        </w:rPr>
        <w:t>低</w:t>
      </w:r>
      <w:r>
        <w:rPr>
          <w:rFonts w:hint="eastAsia"/>
        </w:rPr>
        <w:t>200mV </w:t>
      </w:r>
      <w:r>
        <w:rPr>
          <w:rFonts w:hint="eastAsia"/>
        </w:rPr>
        <w:t>以上即认为是逻辑“</w:t>
      </w:r>
      <w:r>
        <w:rPr>
          <w:rFonts w:hint="eastAsia"/>
        </w:rPr>
        <w:t>1</w:t>
      </w:r>
      <w:r>
        <w:rPr>
          <w:rFonts w:hint="eastAsia"/>
        </w:rPr>
        <w:t>”。</w:t>
      </w:r>
    </w:p>
    <w:p w14:paraId="3793BB94" w14:textId="77777777" w:rsidR="00037415" w:rsidRDefault="00234A3F">
      <w:r>
        <w:rPr>
          <w:rFonts w:hint="eastAsia"/>
        </w:rPr>
        <w:t> RS-485 </w:t>
      </w:r>
      <w:r>
        <w:rPr>
          <w:rFonts w:hint="eastAsia"/>
        </w:rPr>
        <w:t>的数据最高传输速率为</w:t>
      </w:r>
      <w:r>
        <w:rPr>
          <w:rFonts w:hint="eastAsia"/>
        </w:rPr>
        <w:t>10Mbps</w:t>
      </w:r>
      <w:r>
        <w:rPr>
          <w:rFonts w:hint="eastAsia"/>
        </w:rPr>
        <w:t>。但是由于</w:t>
      </w:r>
      <w:r>
        <w:rPr>
          <w:rFonts w:hint="eastAsia"/>
        </w:rPr>
        <w:t>RS-485 </w:t>
      </w:r>
      <w:r>
        <w:rPr>
          <w:rFonts w:hint="eastAsia"/>
        </w:rPr>
        <w:t>常常要与</w:t>
      </w:r>
      <w:r>
        <w:rPr>
          <w:rFonts w:hint="eastAsia"/>
        </w:rPr>
        <w:t>PC </w:t>
      </w:r>
      <w:r>
        <w:rPr>
          <w:rFonts w:hint="eastAsia"/>
        </w:rPr>
        <w:t>机</w:t>
      </w:r>
    </w:p>
    <w:p w14:paraId="398FEA04" w14:textId="77777777" w:rsidR="00037415" w:rsidRDefault="00234A3F">
      <w:pPr>
        <w:ind w:firstLineChars="0" w:firstLine="0"/>
      </w:pPr>
      <w:r>
        <w:rPr>
          <w:rFonts w:hint="eastAsia"/>
        </w:rPr>
        <w:t>的</w:t>
      </w:r>
      <w:r>
        <w:rPr>
          <w:rFonts w:hint="eastAsia"/>
        </w:rPr>
        <w:t>RS-232 </w:t>
      </w:r>
      <w:r>
        <w:rPr>
          <w:rFonts w:hint="eastAsia"/>
        </w:rPr>
        <w:t>口通信，所以实际上一般最高</w:t>
      </w:r>
      <w:r>
        <w:rPr>
          <w:rFonts w:hint="eastAsia"/>
        </w:rPr>
        <w:t>115.2Kbps</w:t>
      </w:r>
      <w:r>
        <w:rPr>
          <w:rFonts w:hint="eastAsia"/>
        </w:rPr>
        <w:t>。又由于太高的速率会使</w:t>
      </w:r>
      <w:r>
        <w:rPr>
          <w:rFonts w:hint="eastAsia"/>
        </w:rPr>
        <w:t>RS-485 </w:t>
      </w:r>
      <w:r>
        <w:rPr>
          <w:rFonts w:hint="eastAsia"/>
        </w:rPr>
        <w:t>传输距离减小，</w:t>
      </w:r>
      <w:r>
        <w:rPr>
          <w:rFonts w:hint="eastAsia"/>
          <w:shd w:val="clear" w:color="auto" w:fill="FFFFFF"/>
        </w:rPr>
        <w:t>所以传输速率往往为</w:t>
      </w:r>
      <w:r>
        <w:rPr>
          <w:rFonts w:hint="eastAsia"/>
          <w:shd w:val="clear" w:color="auto" w:fill="FFFFFF"/>
        </w:rPr>
        <w:t>9600bps </w:t>
      </w:r>
      <w:r>
        <w:rPr>
          <w:rFonts w:hint="eastAsia"/>
          <w:shd w:val="clear" w:color="auto" w:fill="FFFFFF"/>
        </w:rPr>
        <w:t>左右或以下。</w:t>
      </w:r>
      <w:r>
        <w:rPr>
          <w:rFonts w:hint="eastAsia"/>
        </w:rPr>
        <w:t> </w:t>
      </w:r>
    </w:p>
    <w:p w14:paraId="61117FB5" w14:textId="77777777" w:rsidR="00037415" w:rsidRDefault="00234A3F">
      <w:pPr>
        <w:rPr>
          <w:shd w:val="clear" w:color="auto" w:fill="FFFFFF"/>
        </w:rPr>
      </w:pPr>
      <w:r>
        <w:rPr>
          <w:rFonts w:hint="eastAsia"/>
        </w:rPr>
        <w:t> </w:t>
      </w:r>
      <w:r>
        <w:rPr>
          <w:rFonts w:hint="eastAsia"/>
        </w:rPr>
        <w:t>标准的</w:t>
      </w:r>
      <w:r>
        <w:rPr>
          <w:rFonts w:hint="eastAsia"/>
          <w:shd w:val="clear" w:color="auto" w:fill="FFFFFF"/>
        </w:rPr>
        <w:t> RS-485 </w:t>
      </w:r>
      <w:r>
        <w:rPr>
          <w:rFonts w:hint="eastAsia"/>
          <w:shd w:val="clear" w:color="auto" w:fill="FFFFFF"/>
        </w:rPr>
        <w:t>接口的最大传输距离大约为</w:t>
      </w:r>
      <w:r>
        <w:rPr>
          <w:rFonts w:hint="eastAsia"/>
          <w:shd w:val="clear" w:color="auto" w:fill="FFFFFF"/>
        </w:rPr>
        <w:t>4000</w:t>
      </w:r>
      <w:r>
        <w:rPr>
          <w:rFonts w:hint="eastAsia"/>
          <w:shd w:val="clear" w:color="auto" w:fill="FFFFFF"/>
        </w:rPr>
        <w:t>英尺，实际上可达</w:t>
      </w:r>
      <w:r>
        <w:rPr>
          <w:rFonts w:hint="eastAsia"/>
          <w:shd w:val="clear" w:color="auto" w:fill="FFFFFF"/>
        </w:rPr>
        <w:t>2000</w:t>
      </w:r>
      <w:r>
        <w:rPr>
          <w:rFonts w:hint="eastAsia"/>
          <w:shd w:val="clear" w:color="auto" w:fill="FFFFFF"/>
        </w:rPr>
        <w:t>多米，只有在传输速率为</w:t>
      </w:r>
      <w:r>
        <w:rPr>
          <w:rFonts w:hint="eastAsia"/>
          <w:shd w:val="clear" w:color="auto" w:fill="FFFFFF"/>
        </w:rPr>
        <w:t>20kbps</w:t>
      </w:r>
      <w:r>
        <w:rPr>
          <w:rFonts w:hint="eastAsia"/>
          <w:shd w:val="clear" w:color="auto" w:fill="FFFFFF"/>
        </w:rPr>
        <w:t>下，才能达到最远传输距离。</w:t>
      </w:r>
      <w:r>
        <w:rPr>
          <w:rFonts w:hint="eastAsia"/>
          <w:shd w:val="clear" w:color="auto" w:fill="FFFFFF"/>
        </w:rPr>
        <w:t>RS-485 </w:t>
      </w:r>
      <w:r>
        <w:rPr>
          <w:rFonts w:hint="eastAsia"/>
          <w:shd w:val="clear" w:color="auto" w:fill="FFFFFF"/>
        </w:rPr>
        <w:t>允许多点，双向传输，在总线上可以连接</w:t>
      </w:r>
      <w:r>
        <w:rPr>
          <w:rFonts w:hint="eastAsia"/>
          <w:shd w:val="clear" w:color="auto" w:fill="FFFFFF"/>
        </w:rPr>
        <w:t>32</w:t>
      </w:r>
      <w:r>
        <w:rPr>
          <w:rFonts w:hint="eastAsia"/>
          <w:shd w:val="clear" w:color="auto" w:fill="FFFFFF"/>
        </w:rPr>
        <w:t>个节点。</w:t>
      </w:r>
      <w:r>
        <w:rPr>
          <w:rFonts w:hint="eastAsia"/>
          <w:shd w:val="clear" w:color="auto" w:fill="FFFFFF"/>
        </w:rPr>
        <w:t>RS-485</w:t>
      </w:r>
      <w:r>
        <w:rPr>
          <w:rFonts w:hint="eastAsia"/>
          <w:shd w:val="clear" w:color="auto" w:fill="FFFFFF"/>
        </w:rPr>
        <w:t>数据信号采用差分传输方式，因此使用一对双绞线。</w:t>
      </w:r>
      <w:r>
        <w:rPr>
          <w:rFonts w:hint="eastAsia"/>
          <w:shd w:val="clear" w:color="auto" w:fill="FFFFFF"/>
        </w:rPr>
        <w:t>RS-485</w:t>
      </w:r>
      <w:r>
        <w:rPr>
          <w:rFonts w:hint="eastAsia"/>
          <w:shd w:val="clear" w:color="auto" w:fill="FFFFFF"/>
        </w:rPr>
        <w:t>接口是采用平衡驱动器和差分，接收器的组合，抗共模干扰能力增强，即抗噪声干扰性好。</w:t>
      </w:r>
    </w:p>
    <w:p w14:paraId="775D1DF0" w14:textId="77777777" w:rsidR="00037415" w:rsidRDefault="00037415">
      <w:pPr>
        <w:ind w:firstLineChars="0" w:firstLine="0"/>
      </w:pPr>
    </w:p>
    <w:p w14:paraId="4A528290" w14:textId="77777777" w:rsidR="00037415" w:rsidRDefault="00037415">
      <w:pPr>
        <w:ind w:firstLineChars="0" w:firstLine="0"/>
      </w:pPr>
    </w:p>
    <w:p w14:paraId="5A67AA40" w14:textId="77777777" w:rsidR="00037415" w:rsidRDefault="00234A3F">
      <w:pPr>
        <w:pStyle w:val="1"/>
        <w:rPr>
          <w:rFonts w:ascii="黑体" w:hAnsi="黑体" w:cs="黑体"/>
        </w:rPr>
      </w:pPr>
      <w:bookmarkStart w:id="61" w:name="_Toc31788"/>
      <w:r>
        <w:rPr>
          <w:rFonts w:ascii="黑体" w:hAnsi="黑体" w:cs="黑体" w:hint="eastAsia"/>
        </w:rPr>
        <w:lastRenderedPageBreak/>
        <w:t>3.系统硬件模块</w:t>
      </w:r>
      <w:commentRangeStart w:id="62"/>
      <w:r>
        <w:rPr>
          <w:rFonts w:ascii="黑体" w:hAnsi="黑体" w:cs="黑体" w:hint="eastAsia"/>
        </w:rPr>
        <w:t>设计</w:t>
      </w:r>
      <w:bookmarkEnd w:id="61"/>
      <w:commentRangeEnd w:id="62"/>
      <w:r w:rsidR="00914A81">
        <w:rPr>
          <w:rStyle w:val="ad"/>
          <w:rFonts w:eastAsia="宋体"/>
          <w:kern w:val="2"/>
        </w:rPr>
        <w:commentReference w:id="62"/>
      </w:r>
    </w:p>
    <w:p w14:paraId="55FB2E38" w14:textId="77777777" w:rsidR="00037415" w:rsidRDefault="00234A3F">
      <w:pPr>
        <w:pStyle w:val="2"/>
        <w:rPr>
          <w:rFonts w:ascii="黑体" w:eastAsia="黑体" w:hAnsi="黑体" w:cs="黑体"/>
          <w:sz w:val="24"/>
        </w:rPr>
      </w:pPr>
      <w:bookmarkStart w:id="63" w:name="_Toc13642"/>
      <w:r>
        <w:rPr>
          <w:rFonts w:ascii="黑体" w:eastAsia="黑体" w:hAnsi="黑体" w:cs="黑体" w:hint="eastAsia"/>
          <w:sz w:val="24"/>
        </w:rPr>
        <w:t>3.1 LCD屏以及触摸屏</w:t>
      </w:r>
      <w:bookmarkEnd w:id="63"/>
    </w:p>
    <w:p w14:paraId="2028F370" w14:textId="77777777" w:rsidR="00037415" w:rsidRDefault="00234A3F">
      <w:r>
        <w:rPr>
          <w:rFonts w:hint="eastAsia"/>
        </w:rPr>
        <w:t>本设计主控板使用</w:t>
      </w:r>
      <w:r>
        <w:rPr>
          <w:rFonts w:hint="eastAsia"/>
        </w:rPr>
        <w:t>3.5</w:t>
      </w:r>
      <w:r>
        <w:rPr>
          <w:rFonts w:hint="eastAsia"/>
        </w:rPr>
        <w:t>寸</w:t>
      </w:r>
      <w:r>
        <w:rPr>
          <w:rFonts w:hint="eastAsia"/>
        </w:rPr>
        <w:t>LCD</w:t>
      </w:r>
      <w:r>
        <w:rPr>
          <w:rFonts w:hint="eastAsia"/>
        </w:rPr>
        <w:t>屏。一个完整的</w:t>
      </w:r>
      <w:r>
        <w:rPr>
          <w:rFonts w:hint="eastAsia"/>
        </w:rPr>
        <w:t>L</w:t>
      </w:r>
      <w:r>
        <w:t>CD</w:t>
      </w:r>
      <w:r>
        <w:rPr>
          <w:rFonts w:hint="eastAsia"/>
        </w:rPr>
        <w:t>显示系统由三部分组成，分别是：主控系统（</w:t>
      </w:r>
      <w:r>
        <w:rPr>
          <w:rFonts w:hint="eastAsia"/>
        </w:rPr>
        <w:t>M</w:t>
      </w:r>
      <w:r>
        <w:t>CU</w:t>
      </w:r>
      <w:r>
        <w:rPr>
          <w:rFonts w:hint="eastAsia"/>
        </w:rPr>
        <w:t>）、</w:t>
      </w:r>
      <w:r>
        <w:rPr>
          <w:rFonts w:hint="eastAsia"/>
        </w:rPr>
        <w:t>L</w:t>
      </w:r>
      <w:r>
        <w:t>CD</w:t>
      </w:r>
      <w:r>
        <w:rPr>
          <w:rFonts w:hint="eastAsia"/>
        </w:rPr>
        <w:t>显示控制器以及</w:t>
      </w:r>
      <w:r>
        <w:rPr>
          <w:rFonts w:hint="eastAsia"/>
        </w:rPr>
        <w:t>L</w:t>
      </w:r>
      <w:r>
        <w:t>CD</w:t>
      </w:r>
      <w:r>
        <w:rPr>
          <w:rFonts w:hint="eastAsia"/>
        </w:rPr>
        <w:t>液晶显示屏。</w:t>
      </w:r>
      <w:r>
        <w:rPr>
          <w:rFonts w:hint="eastAsia"/>
        </w:rPr>
        <w:t>L</w:t>
      </w:r>
      <w:r>
        <w:t>CD</w:t>
      </w:r>
      <w:r>
        <w:rPr>
          <w:rFonts w:hint="eastAsia"/>
        </w:rPr>
        <w:t>显示控制器的作用就是把主控系统发出的要在</w:t>
      </w:r>
      <w:r>
        <w:rPr>
          <w:rFonts w:hint="eastAsia"/>
        </w:rPr>
        <w:t>L</w:t>
      </w:r>
      <w:r>
        <w:t>CD</w:t>
      </w:r>
      <w:r>
        <w:rPr>
          <w:rFonts w:hint="eastAsia"/>
        </w:rPr>
        <w:t>液晶屏上显示的信息转换成</w:t>
      </w:r>
      <w:r>
        <w:rPr>
          <w:rFonts w:hint="eastAsia"/>
        </w:rPr>
        <w:t>L</w:t>
      </w:r>
      <w:r>
        <w:t>CD</w:t>
      </w:r>
      <w:r>
        <w:rPr>
          <w:rFonts w:hint="eastAsia"/>
        </w:rPr>
        <w:t>液晶屏能够显示的像素信息。</w:t>
      </w:r>
      <w:bookmarkStart w:id="64" w:name="_Toc6574"/>
    </w:p>
    <w:p w14:paraId="5E0FC20A" w14:textId="77777777" w:rsidR="00037415" w:rsidRDefault="00234A3F">
      <w:r>
        <w:rPr>
          <w:rFonts w:ascii="Calibri" w:eastAsiaTheme="minorEastAsia" w:hAnsi="Calibri" w:cs="Calibri"/>
        </w:rPr>
        <w:t>LCD</w:t>
      </w:r>
      <w:r>
        <w:rPr>
          <w:rFonts w:ascii="Calibri" w:eastAsiaTheme="minorEastAsia" w:hAnsi="Calibri" w:cs="Calibri" w:hint="eastAsia"/>
        </w:rPr>
        <w:t>液晶屏显示控制器（</w:t>
      </w:r>
      <w:r>
        <w:rPr>
          <w:rFonts w:ascii="Calibri" w:eastAsiaTheme="minorEastAsia" w:hAnsi="Calibri" w:cs="Calibri" w:hint="eastAsia"/>
        </w:rPr>
        <w:t>I</w:t>
      </w:r>
      <w:r>
        <w:rPr>
          <w:rFonts w:ascii="Calibri" w:eastAsiaTheme="minorEastAsia" w:hAnsi="Calibri" w:cs="Calibri"/>
        </w:rPr>
        <w:t>LI9486</w:t>
      </w:r>
      <w:r>
        <w:rPr>
          <w:rFonts w:ascii="Calibri" w:eastAsiaTheme="minorEastAsia" w:hAnsi="Calibri" w:cs="Calibri" w:hint="eastAsia"/>
        </w:rPr>
        <w:t>）</w:t>
      </w:r>
      <w:bookmarkEnd w:id="64"/>
      <w:r>
        <w:rPr>
          <w:rFonts w:ascii="Calibri" w:eastAsiaTheme="minorEastAsia" w:hAnsi="Calibri" w:cs="Calibri" w:hint="eastAsia"/>
        </w:rPr>
        <w:t>，</w:t>
      </w:r>
      <w:r>
        <w:rPr>
          <w:rFonts w:hint="eastAsia"/>
        </w:rPr>
        <w:t>I</w:t>
      </w:r>
      <w:r>
        <w:t>LI9584</w:t>
      </w:r>
      <w:r>
        <w:rPr>
          <w:rFonts w:hint="eastAsia"/>
        </w:rPr>
        <w:t>控制器支持</w:t>
      </w:r>
      <w:r>
        <w:rPr>
          <w:rFonts w:hint="eastAsia"/>
        </w:rPr>
        <w:t>4</w:t>
      </w:r>
      <w:r>
        <w:rPr>
          <w:rFonts w:hint="eastAsia"/>
        </w:rPr>
        <w:t>种与</w:t>
      </w:r>
      <w:r>
        <w:rPr>
          <w:rFonts w:hint="eastAsia"/>
        </w:rPr>
        <w:t>M</w:t>
      </w:r>
      <w:r>
        <w:t>CU</w:t>
      </w:r>
      <w:r>
        <w:rPr>
          <w:rFonts w:hint="eastAsia"/>
        </w:rPr>
        <w:t>通信的接口，通过</w:t>
      </w:r>
      <w:r>
        <w:rPr>
          <w:rFonts w:hint="eastAsia"/>
        </w:rPr>
        <w:t>I</w:t>
      </w:r>
      <w:r>
        <w:t>M[2:0]</w:t>
      </w:r>
      <w:r>
        <w:rPr>
          <w:rFonts w:hint="eastAsia"/>
        </w:rPr>
        <w:t>位来对通信模式进行选择。</w:t>
      </w:r>
      <w:r>
        <w:rPr>
          <w:rFonts w:hint="eastAsia"/>
        </w:rPr>
        <w:t>I</w:t>
      </w:r>
      <w:r>
        <w:t>LI9486</w:t>
      </w:r>
      <w:r>
        <w:rPr>
          <w:rFonts w:hint="eastAsia"/>
        </w:rPr>
        <w:t>控制器支持</w:t>
      </w:r>
      <w:r>
        <w:rPr>
          <w:rFonts w:hint="eastAsia"/>
        </w:rPr>
        <w:t>2</w:t>
      </w:r>
      <w:r>
        <w:rPr>
          <w:rFonts w:hint="eastAsia"/>
        </w:rPr>
        <w:t>种颜色位深，分别是</w:t>
      </w:r>
      <w:r>
        <w:rPr>
          <w:rFonts w:hint="eastAsia"/>
        </w:rPr>
        <w:t>1</w:t>
      </w:r>
      <w:r>
        <w:t>8</w:t>
      </w:r>
      <w:r>
        <w:rPr>
          <w:rFonts w:hint="eastAsia"/>
        </w:rPr>
        <w:t>位颜色位深（默认值）和</w:t>
      </w:r>
      <w:r>
        <w:rPr>
          <w:rFonts w:hint="eastAsia"/>
        </w:rPr>
        <w:t>1</w:t>
      </w:r>
      <w:r>
        <w:t>6</w:t>
      </w:r>
      <w:r>
        <w:rPr>
          <w:rFonts w:hint="eastAsia"/>
        </w:rPr>
        <w:t>位颜色位深，同时还支持</w:t>
      </w:r>
      <w:r>
        <w:rPr>
          <w:rFonts w:hint="eastAsia"/>
        </w:rPr>
        <w:t>R</w:t>
      </w:r>
      <w:r>
        <w:t>GB</w:t>
      </w:r>
      <w:r>
        <w:rPr>
          <w:rFonts w:hint="eastAsia"/>
        </w:rPr>
        <w:t>接口格式（主控系统自带颜色控制器）和</w:t>
      </w:r>
      <w:r>
        <w:rPr>
          <w:rFonts w:hint="eastAsia"/>
        </w:rPr>
        <w:t>M</w:t>
      </w:r>
      <w:r>
        <w:t>CU</w:t>
      </w:r>
      <w:r>
        <w:rPr>
          <w:rFonts w:hint="eastAsia"/>
        </w:rPr>
        <w:t>接口格式（主控系统不带颜色控制器）。</w:t>
      </w:r>
    </w:p>
    <w:p w14:paraId="1D93D5DF" w14:textId="77777777" w:rsidR="00037415" w:rsidRDefault="00234A3F">
      <w:r>
        <w:rPr>
          <w:noProof/>
        </w:rPr>
        <w:drawing>
          <wp:anchor distT="0" distB="0" distL="114300" distR="114300" simplePos="0" relativeHeight="251660288" behindDoc="0" locked="0" layoutInCell="1" allowOverlap="1" wp14:anchorId="0685E3F5" wp14:editId="5986DDF5">
            <wp:simplePos x="0" y="0"/>
            <wp:positionH relativeFrom="column">
              <wp:posOffset>121920</wp:posOffset>
            </wp:positionH>
            <wp:positionV relativeFrom="paragraph">
              <wp:posOffset>297180</wp:posOffset>
            </wp:positionV>
            <wp:extent cx="3748405" cy="3670300"/>
            <wp:effectExtent l="0" t="0" r="635" b="2540"/>
            <wp:wrapTopAndBottom/>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3748405" cy="3670300"/>
                    </a:xfrm>
                    <a:prstGeom prst="rect">
                      <a:avLst/>
                    </a:prstGeom>
                    <a:noFill/>
                    <a:ln w="9525">
                      <a:noFill/>
                    </a:ln>
                  </pic:spPr>
                </pic:pic>
              </a:graphicData>
            </a:graphic>
          </wp:anchor>
        </w:drawing>
      </w:r>
      <w:r>
        <w:rPr>
          <w:rFonts w:hint="eastAsia"/>
        </w:rPr>
        <w:t>TFTLCD</w:t>
      </w:r>
      <w:r>
        <w:rPr>
          <w:rFonts w:hint="eastAsia"/>
        </w:rPr>
        <w:t>屏原理图如图</w:t>
      </w:r>
      <w:r>
        <w:rPr>
          <w:rFonts w:hint="eastAsia"/>
        </w:rPr>
        <w:t>3.1</w:t>
      </w:r>
      <w:r>
        <w:rPr>
          <w:rFonts w:hint="eastAsia"/>
        </w:rPr>
        <w:t>所示：</w:t>
      </w:r>
    </w:p>
    <w:p w14:paraId="4B80967D" w14:textId="77777777" w:rsidR="00037415" w:rsidRDefault="00234A3F">
      <w:pPr>
        <w:ind w:firstLineChars="775" w:firstLine="1860"/>
      </w:pPr>
      <w:r>
        <w:rPr>
          <w:rFonts w:hint="eastAsia"/>
        </w:rPr>
        <w:t>图</w:t>
      </w:r>
      <w:r>
        <w:rPr>
          <w:rFonts w:hint="eastAsia"/>
        </w:rPr>
        <w:t>3.1 TFTLCD</w:t>
      </w:r>
      <w:r>
        <w:rPr>
          <w:rFonts w:hint="eastAsia"/>
        </w:rPr>
        <w:t>屏</w:t>
      </w:r>
      <w:commentRangeStart w:id="65"/>
      <w:r>
        <w:rPr>
          <w:rFonts w:hint="eastAsia"/>
        </w:rPr>
        <w:t>原理图</w:t>
      </w:r>
      <w:commentRangeEnd w:id="65"/>
      <w:r w:rsidR="00914A81">
        <w:rPr>
          <w:rStyle w:val="ad"/>
        </w:rPr>
        <w:commentReference w:id="65"/>
      </w:r>
    </w:p>
    <w:p w14:paraId="1F1A2862" w14:textId="77777777" w:rsidR="00037415" w:rsidRDefault="00234A3F">
      <w:pPr>
        <w:ind w:firstLineChars="0" w:firstLine="0"/>
      </w:pPr>
      <w:r>
        <w:rPr>
          <w:rFonts w:hint="eastAsia"/>
        </w:rPr>
        <w:t>LCD</w:t>
      </w:r>
      <w:r>
        <w:rPr>
          <w:rFonts w:hint="eastAsia"/>
        </w:rPr>
        <w:t>函数初始化原型解析：</w:t>
      </w:r>
    </w:p>
    <w:p w14:paraId="498BEB74" w14:textId="77777777" w:rsidR="00037415" w:rsidRDefault="00234A3F">
      <w:pPr>
        <w:ind w:firstLineChars="0" w:firstLine="0"/>
      </w:pPr>
      <w:r>
        <w:rPr>
          <w:rFonts w:hint="eastAsia"/>
        </w:rPr>
        <w:t>//LCD</w:t>
      </w:r>
      <w:r>
        <w:rPr>
          <w:rFonts w:hint="eastAsia"/>
        </w:rPr>
        <w:t>引脚初始化函数</w:t>
      </w:r>
    </w:p>
    <w:p w14:paraId="17D48F4B" w14:textId="77777777" w:rsidR="00037415" w:rsidRDefault="00234A3F">
      <w:pPr>
        <w:ind w:firstLineChars="0" w:firstLine="0"/>
      </w:pPr>
      <w:r>
        <w:rPr>
          <w:rFonts w:hint="eastAsia"/>
        </w:rPr>
        <w:t xml:space="preserve">void </w:t>
      </w:r>
      <w:proofErr w:type="spellStart"/>
      <w:r>
        <w:rPr>
          <w:rFonts w:hint="eastAsia"/>
        </w:rPr>
        <w:t>LCD_Port_Init</w:t>
      </w:r>
      <w:proofErr w:type="spellEnd"/>
      <w:r>
        <w:rPr>
          <w:rFonts w:hint="eastAsia"/>
        </w:rPr>
        <w:t>(void)</w:t>
      </w:r>
    </w:p>
    <w:p w14:paraId="5089F508" w14:textId="77777777" w:rsidR="00037415" w:rsidRDefault="00234A3F">
      <w:pPr>
        <w:ind w:firstLineChars="0" w:firstLine="0"/>
      </w:pPr>
      <w:r>
        <w:rPr>
          <w:rFonts w:hint="eastAsia"/>
        </w:rPr>
        <w:t>{</w:t>
      </w:r>
    </w:p>
    <w:p w14:paraId="578A0401" w14:textId="77777777" w:rsidR="00037415" w:rsidRDefault="00234A3F">
      <w:pPr>
        <w:ind w:firstLineChars="0" w:firstLine="0"/>
      </w:pPr>
      <w:r>
        <w:rPr>
          <w:rFonts w:hint="eastAsia"/>
        </w:rPr>
        <w:t xml:space="preserve">/* </w:t>
      </w:r>
      <w:r>
        <w:rPr>
          <w:rFonts w:hint="eastAsia"/>
        </w:rPr>
        <w:t>使能</w:t>
      </w:r>
      <w:r>
        <w:rPr>
          <w:rFonts w:hint="eastAsia"/>
        </w:rPr>
        <w:t>LCD</w:t>
      </w:r>
      <w:r>
        <w:rPr>
          <w:rFonts w:hint="eastAsia"/>
        </w:rPr>
        <w:t>硬件管脚时钟</w:t>
      </w:r>
      <w:r>
        <w:rPr>
          <w:rFonts w:hint="eastAsia"/>
        </w:rPr>
        <w:t xml:space="preserve"> */</w:t>
      </w:r>
    </w:p>
    <w:p w14:paraId="64C87ADE" w14:textId="77777777" w:rsidR="00037415" w:rsidRDefault="00234A3F">
      <w:pPr>
        <w:ind w:firstLineChars="0" w:firstLine="0"/>
      </w:pPr>
      <w:r>
        <w:rPr>
          <w:rFonts w:hint="eastAsia"/>
        </w:rPr>
        <w:lastRenderedPageBreak/>
        <w:t>RCC-&gt;AHB1ENR |= (1&lt;&lt;3);//</w:t>
      </w:r>
      <w:r>
        <w:rPr>
          <w:rFonts w:hint="eastAsia"/>
        </w:rPr>
        <w:t>开</w:t>
      </w:r>
      <w:r>
        <w:rPr>
          <w:rFonts w:hint="eastAsia"/>
        </w:rPr>
        <w:t>PD</w:t>
      </w:r>
    </w:p>
    <w:p w14:paraId="7A1E950D" w14:textId="77777777" w:rsidR="00037415" w:rsidRDefault="00234A3F">
      <w:pPr>
        <w:ind w:firstLineChars="0" w:firstLine="0"/>
      </w:pPr>
      <w:r>
        <w:rPr>
          <w:rFonts w:hint="eastAsia"/>
        </w:rPr>
        <w:t>RCC-&gt;AHB1ENR |= (1&lt;&lt;4);//</w:t>
      </w:r>
      <w:r>
        <w:rPr>
          <w:rFonts w:hint="eastAsia"/>
        </w:rPr>
        <w:t>开</w:t>
      </w:r>
      <w:r>
        <w:rPr>
          <w:rFonts w:hint="eastAsia"/>
        </w:rPr>
        <w:t>PE</w:t>
      </w:r>
      <w:r>
        <w:rPr>
          <w:rFonts w:hint="eastAsia"/>
        </w:rPr>
        <w:tab/>
      </w:r>
    </w:p>
    <w:p w14:paraId="0248FDFA" w14:textId="77777777" w:rsidR="00037415" w:rsidRDefault="00234A3F">
      <w:pPr>
        <w:ind w:firstLineChars="0" w:firstLine="0"/>
      </w:pPr>
      <w:r>
        <w:rPr>
          <w:rFonts w:hint="eastAsia"/>
        </w:rPr>
        <w:t>RCC-&gt;AHB1ENR |= (1&lt;&lt;6);//</w:t>
      </w:r>
      <w:r>
        <w:rPr>
          <w:rFonts w:hint="eastAsia"/>
        </w:rPr>
        <w:t>开</w:t>
      </w:r>
      <w:r>
        <w:rPr>
          <w:rFonts w:hint="eastAsia"/>
        </w:rPr>
        <w:t>PG</w:t>
      </w:r>
    </w:p>
    <w:p w14:paraId="454402D0" w14:textId="77777777" w:rsidR="00037415" w:rsidRDefault="00234A3F">
      <w:pPr>
        <w:ind w:firstLineChars="0" w:firstLine="0"/>
      </w:pPr>
      <w:r>
        <w:rPr>
          <w:rFonts w:hint="eastAsia"/>
        </w:rPr>
        <w:t>RCC-&gt;AHB1ENR |= (1&lt;&lt;1);//</w:t>
      </w:r>
      <w:r>
        <w:rPr>
          <w:rFonts w:hint="eastAsia"/>
        </w:rPr>
        <w:t>开</w:t>
      </w:r>
      <w:r>
        <w:rPr>
          <w:rFonts w:hint="eastAsia"/>
        </w:rPr>
        <w:t>PB</w:t>
      </w:r>
    </w:p>
    <w:p w14:paraId="5D2CB8BC" w14:textId="77777777" w:rsidR="00037415" w:rsidRDefault="00234A3F">
      <w:pPr>
        <w:ind w:firstLineChars="0" w:firstLine="0"/>
      </w:pPr>
      <w:r>
        <w:rPr>
          <w:rFonts w:hint="eastAsia"/>
        </w:rPr>
        <w:t>RCC-&gt;AHB1ENR |= (1&lt;&lt;5);//</w:t>
      </w:r>
      <w:r>
        <w:rPr>
          <w:rFonts w:hint="eastAsia"/>
        </w:rPr>
        <w:t>开</w:t>
      </w:r>
      <w:r>
        <w:rPr>
          <w:rFonts w:hint="eastAsia"/>
        </w:rPr>
        <w:t>PF</w:t>
      </w:r>
    </w:p>
    <w:p w14:paraId="17B7E69B" w14:textId="77777777" w:rsidR="00037415" w:rsidRDefault="00234A3F">
      <w:pPr>
        <w:ind w:firstLineChars="0" w:firstLine="0"/>
      </w:pPr>
      <w:r>
        <w:rPr>
          <w:rFonts w:hint="eastAsia"/>
        </w:rPr>
        <w:t>RCC-&gt;AHB3ENR |= 1&lt;&lt;0;  //</w:t>
      </w:r>
      <w:r>
        <w:rPr>
          <w:rFonts w:hint="eastAsia"/>
        </w:rPr>
        <w:t>使能</w:t>
      </w:r>
      <w:r>
        <w:rPr>
          <w:rFonts w:hint="eastAsia"/>
        </w:rPr>
        <w:t>FSMC</w:t>
      </w:r>
      <w:r>
        <w:rPr>
          <w:rFonts w:hint="eastAsia"/>
        </w:rPr>
        <w:t>时钟</w:t>
      </w:r>
    </w:p>
    <w:p w14:paraId="051687C7" w14:textId="77777777" w:rsidR="00037415" w:rsidRDefault="00234A3F">
      <w:pPr>
        <w:ind w:firstLineChars="0" w:firstLine="0"/>
      </w:pPr>
      <w:r>
        <w:rPr>
          <w:rFonts w:hint="eastAsia"/>
        </w:rPr>
        <w:t>............</w:t>
      </w:r>
    </w:p>
    <w:p w14:paraId="4C638B00" w14:textId="77777777" w:rsidR="00037415" w:rsidRDefault="00234A3F">
      <w:pPr>
        <w:ind w:firstLineChars="0" w:firstLine="0"/>
      </w:pPr>
      <w:r>
        <w:rPr>
          <w:rFonts w:hint="eastAsia"/>
        </w:rPr>
        <w:t>}</w:t>
      </w:r>
    </w:p>
    <w:p w14:paraId="21D85133" w14:textId="77777777" w:rsidR="00037415" w:rsidRDefault="00234A3F">
      <w:pPr>
        <w:ind w:firstLineChars="0" w:firstLine="0"/>
      </w:pPr>
      <w:r>
        <w:rPr>
          <w:rFonts w:hint="eastAsia"/>
        </w:rPr>
        <w:t>/********LCD</w:t>
      </w:r>
      <w:r>
        <w:rPr>
          <w:rFonts w:hint="eastAsia"/>
        </w:rPr>
        <w:t>初始化函数</w:t>
      </w:r>
      <w:r>
        <w:rPr>
          <w:rFonts w:hint="eastAsia"/>
        </w:rPr>
        <w:t>*******/</w:t>
      </w:r>
    </w:p>
    <w:p w14:paraId="02AFCEF9" w14:textId="77777777" w:rsidR="00037415" w:rsidRDefault="00234A3F">
      <w:pPr>
        <w:ind w:firstLineChars="0" w:firstLine="0"/>
      </w:pPr>
      <w:r>
        <w:rPr>
          <w:rFonts w:hint="eastAsia"/>
        </w:rPr>
        <w:t xml:space="preserve">void </w:t>
      </w:r>
      <w:proofErr w:type="spellStart"/>
      <w:r>
        <w:rPr>
          <w:rFonts w:hint="eastAsia"/>
        </w:rPr>
        <w:t>LCD_Init</w:t>
      </w:r>
      <w:proofErr w:type="spellEnd"/>
      <w:r>
        <w:rPr>
          <w:rFonts w:hint="eastAsia"/>
        </w:rPr>
        <w:t>(void)</w:t>
      </w:r>
    </w:p>
    <w:p w14:paraId="2DA3D7D6" w14:textId="77777777" w:rsidR="00037415" w:rsidRDefault="00234A3F">
      <w:pPr>
        <w:ind w:firstLineChars="0" w:firstLine="0"/>
      </w:pPr>
      <w:r>
        <w:rPr>
          <w:rFonts w:hint="eastAsia"/>
        </w:rPr>
        <w:t>{</w:t>
      </w:r>
    </w:p>
    <w:p w14:paraId="019BFB20" w14:textId="77777777" w:rsidR="00037415" w:rsidRDefault="00234A3F">
      <w:pPr>
        <w:ind w:firstLineChars="0" w:firstLine="0"/>
      </w:pPr>
      <w:proofErr w:type="spellStart"/>
      <w:r>
        <w:rPr>
          <w:rFonts w:hint="eastAsia"/>
        </w:rPr>
        <w:t>LCD_Port_Init</w:t>
      </w:r>
      <w:proofErr w:type="spellEnd"/>
      <w:r>
        <w:rPr>
          <w:rFonts w:hint="eastAsia"/>
        </w:rPr>
        <w:t>();</w:t>
      </w:r>
    </w:p>
    <w:p w14:paraId="57FD9E97" w14:textId="77777777" w:rsidR="00037415" w:rsidRDefault="00234A3F">
      <w:pPr>
        <w:ind w:firstLineChars="0" w:firstLine="0"/>
      </w:pPr>
      <w:r>
        <w:rPr>
          <w:rFonts w:hint="eastAsia"/>
        </w:rPr>
        <w:t>//************* Reset LCD Driver ****************//</w:t>
      </w:r>
    </w:p>
    <w:p w14:paraId="37B9E7E4" w14:textId="77777777" w:rsidR="00037415" w:rsidRDefault="00234A3F">
      <w:pPr>
        <w:ind w:firstLineChars="0" w:firstLine="0"/>
      </w:pPr>
      <w:r>
        <w:rPr>
          <w:rFonts w:hint="eastAsia"/>
        </w:rPr>
        <w:t xml:space="preserve">timer6_ms(120); // Delay 120 </w:t>
      </w:r>
      <w:proofErr w:type="spellStart"/>
      <w:r>
        <w:rPr>
          <w:rFonts w:hint="eastAsia"/>
        </w:rPr>
        <w:t>ms</w:t>
      </w:r>
      <w:proofErr w:type="spellEnd"/>
    </w:p>
    <w:p w14:paraId="7201DD62" w14:textId="77777777" w:rsidR="00037415" w:rsidRDefault="00234A3F">
      <w:pPr>
        <w:ind w:firstLineChars="0" w:firstLine="0"/>
      </w:pPr>
      <w:r>
        <w:rPr>
          <w:rFonts w:hint="eastAsia"/>
        </w:rPr>
        <w:t xml:space="preserve">LCD_ILI9486_CMD(0x11);   </w:t>
      </w:r>
      <w:r>
        <w:rPr>
          <w:rFonts w:hint="eastAsia"/>
        </w:rPr>
        <w:tab/>
      </w:r>
      <w:r>
        <w:rPr>
          <w:rFonts w:hint="eastAsia"/>
        </w:rPr>
        <w:tab/>
      </w:r>
      <w:r>
        <w:rPr>
          <w:rFonts w:hint="eastAsia"/>
        </w:rPr>
        <w:tab/>
        <w:t>//</w:t>
      </w:r>
      <w:r>
        <w:rPr>
          <w:rFonts w:hint="eastAsia"/>
        </w:rPr>
        <w:t>退出睡眠</w:t>
      </w:r>
    </w:p>
    <w:p w14:paraId="4C96E459" w14:textId="77777777" w:rsidR="00037415" w:rsidRDefault="00234A3F">
      <w:pPr>
        <w:ind w:firstLineChars="0" w:firstLine="0"/>
      </w:pPr>
      <w:r>
        <w:rPr>
          <w:rFonts w:hint="eastAsia"/>
        </w:rPr>
        <w:tab/>
        <w:t>timer6_ms(120);</w:t>
      </w:r>
    </w:p>
    <w:p w14:paraId="53C30BF6" w14:textId="77777777" w:rsidR="00037415" w:rsidRDefault="00234A3F">
      <w:pPr>
        <w:ind w:firstLineChars="0" w:firstLine="0"/>
      </w:pPr>
      <w:r>
        <w:rPr>
          <w:rFonts w:hint="eastAsia"/>
        </w:rPr>
        <w:tab/>
        <w:t xml:space="preserve">LCD_ILI9486_CMD(0x29);   </w:t>
      </w:r>
      <w:r>
        <w:rPr>
          <w:rFonts w:hint="eastAsia"/>
        </w:rPr>
        <w:tab/>
        <w:t xml:space="preserve">  //</w:t>
      </w:r>
      <w:r>
        <w:rPr>
          <w:rFonts w:hint="eastAsia"/>
        </w:rPr>
        <w:t>开启显示</w:t>
      </w:r>
      <w:r>
        <w:rPr>
          <w:rFonts w:hint="eastAsia"/>
        </w:rPr>
        <w:tab/>
      </w:r>
    </w:p>
    <w:p w14:paraId="7CAED034" w14:textId="77777777" w:rsidR="00037415" w:rsidRDefault="00234A3F">
      <w:pPr>
        <w:ind w:firstLineChars="0" w:firstLine="0"/>
      </w:pPr>
      <w:r>
        <w:rPr>
          <w:rFonts w:hint="eastAsia"/>
        </w:rPr>
        <w:tab/>
        <w:t>LCD_ILI9486_CMD(0x3A);      //</w:t>
      </w:r>
      <w:r>
        <w:rPr>
          <w:rFonts w:hint="eastAsia"/>
        </w:rPr>
        <w:t>发送命令设置液晶屏颜色位深</w:t>
      </w:r>
    </w:p>
    <w:p w14:paraId="5976540C" w14:textId="77777777" w:rsidR="00037415" w:rsidRDefault="00234A3F">
      <w:pPr>
        <w:ind w:firstLineChars="0" w:firstLine="0"/>
      </w:pPr>
      <w:r>
        <w:rPr>
          <w:rFonts w:hint="eastAsia"/>
        </w:rPr>
        <w:tab/>
        <w:t>LCD_ILI9486_Parameter(0x55);   //</w:t>
      </w:r>
      <w:r>
        <w:rPr>
          <w:rFonts w:hint="eastAsia"/>
        </w:rPr>
        <w:t>设置颜色位深</w:t>
      </w:r>
      <w:r>
        <w:rPr>
          <w:rFonts w:hint="eastAsia"/>
        </w:rPr>
        <w:t>16BPP</w:t>
      </w:r>
    </w:p>
    <w:p w14:paraId="2B8345A0" w14:textId="77777777" w:rsidR="00037415" w:rsidRDefault="00234A3F">
      <w:pPr>
        <w:ind w:firstLineChars="0" w:firstLine="0"/>
      </w:pPr>
      <w:r>
        <w:rPr>
          <w:rFonts w:hint="eastAsia"/>
        </w:rPr>
        <w:tab/>
        <w:t>LCD_ILI9486_CMD(0x36);       //</w:t>
      </w:r>
      <w:r>
        <w:rPr>
          <w:rFonts w:hint="eastAsia"/>
        </w:rPr>
        <w:t>发送命令设置</w:t>
      </w:r>
      <w:r>
        <w:rPr>
          <w:rFonts w:hint="eastAsia"/>
        </w:rPr>
        <w:t>LCD</w:t>
      </w:r>
      <w:r>
        <w:rPr>
          <w:rFonts w:hint="eastAsia"/>
        </w:rPr>
        <w:t>扫描方向</w:t>
      </w:r>
    </w:p>
    <w:p w14:paraId="6612C8DD" w14:textId="77777777" w:rsidR="00037415" w:rsidRDefault="00234A3F">
      <w:pPr>
        <w:ind w:firstLineChars="0" w:firstLine="0"/>
      </w:pPr>
      <w:r>
        <w:rPr>
          <w:rFonts w:hint="eastAsia"/>
        </w:rPr>
        <w:tab/>
        <w:t>LCD_ILI9486_Parameter(0x08);</w:t>
      </w:r>
      <w:r>
        <w:rPr>
          <w:rFonts w:hint="eastAsia"/>
        </w:rPr>
        <w:tab/>
        <w:t xml:space="preserve">  //</w:t>
      </w:r>
      <w:r>
        <w:rPr>
          <w:rFonts w:hint="eastAsia"/>
        </w:rPr>
        <w:t>设置</w:t>
      </w:r>
      <w:r>
        <w:rPr>
          <w:rFonts w:hint="eastAsia"/>
        </w:rPr>
        <w:t>LCD</w:t>
      </w:r>
      <w:r>
        <w:rPr>
          <w:rFonts w:hint="eastAsia"/>
        </w:rPr>
        <w:t>扫描方向从左到右，从上到下</w:t>
      </w:r>
    </w:p>
    <w:p w14:paraId="79B0B9E5" w14:textId="77777777" w:rsidR="00037415" w:rsidRDefault="00234A3F">
      <w:pPr>
        <w:ind w:firstLineChars="0" w:firstLine="0"/>
      </w:pPr>
      <w:r>
        <w:rPr>
          <w:rFonts w:hint="eastAsia"/>
        </w:rPr>
        <w:tab/>
      </w:r>
      <w:proofErr w:type="spellStart"/>
      <w:r>
        <w:rPr>
          <w:rFonts w:hint="eastAsia"/>
        </w:rPr>
        <w:t>LCD_Clear</w:t>
      </w:r>
      <w:proofErr w:type="spellEnd"/>
      <w:r>
        <w:rPr>
          <w:rFonts w:hint="eastAsia"/>
        </w:rPr>
        <w:t>(0,319,0,479,0xFFFF);  //</w:t>
      </w:r>
      <w:r>
        <w:rPr>
          <w:rFonts w:hint="eastAsia"/>
        </w:rPr>
        <w:t>清屏</w:t>
      </w:r>
    </w:p>
    <w:p w14:paraId="0BD890D0" w14:textId="77777777" w:rsidR="00037415" w:rsidRDefault="00234A3F">
      <w:pPr>
        <w:ind w:firstLineChars="0" w:firstLine="0"/>
      </w:pPr>
      <w:r>
        <w:rPr>
          <w:rFonts w:hint="eastAsia"/>
        </w:rPr>
        <w:tab/>
        <w:t>GPIOB-&gt;ODR |= 1 &lt;&lt; 15;         //</w:t>
      </w:r>
      <w:r>
        <w:rPr>
          <w:rFonts w:hint="eastAsia"/>
        </w:rPr>
        <w:t>开</w:t>
      </w:r>
      <w:r>
        <w:rPr>
          <w:rFonts w:hint="eastAsia"/>
        </w:rPr>
        <w:t>LCD</w:t>
      </w:r>
      <w:r>
        <w:rPr>
          <w:rFonts w:hint="eastAsia"/>
        </w:rPr>
        <w:t>背光</w:t>
      </w:r>
      <w:commentRangeStart w:id="66"/>
      <w:r>
        <w:rPr>
          <w:rFonts w:hint="eastAsia"/>
        </w:rPr>
        <w:t>灯</w:t>
      </w:r>
      <w:commentRangeEnd w:id="66"/>
      <w:r w:rsidR="00914A81">
        <w:rPr>
          <w:rStyle w:val="ad"/>
        </w:rPr>
        <w:commentReference w:id="66"/>
      </w:r>
    </w:p>
    <w:p w14:paraId="0E38308A" w14:textId="77777777" w:rsidR="00037415" w:rsidRDefault="00234A3F">
      <w:pPr>
        <w:ind w:firstLineChars="0" w:firstLine="0"/>
      </w:pPr>
      <w:r>
        <w:rPr>
          <w:rFonts w:hint="eastAsia"/>
        </w:rPr>
        <w:t>}</w:t>
      </w:r>
    </w:p>
    <w:p w14:paraId="1CAAE1B8" w14:textId="77777777" w:rsidR="00037415" w:rsidRDefault="00234A3F">
      <w:pPr>
        <w:pStyle w:val="2"/>
        <w:rPr>
          <w:rFonts w:ascii="黑体" w:eastAsia="黑体" w:hAnsi="黑体" w:cs="黑体"/>
          <w:sz w:val="24"/>
        </w:rPr>
      </w:pPr>
      <w:bookmarkStart w:id="67" w:name="_Toc8000"/>
      <w:r>
        <w:rPr>
          <w:rFonts w:ascii="黑体" w:eastAsia="黑体" w:hAnsi="黑体" w:cs="黑体" w:hint="eastAsia"/>
          <w:sz w:val="24"/>
        </w:rPr>
        <w:t>3.2 OLED屏</w:t>
      </w:r>
      <w:bookmarkEnd w:id="67"/>
    </w:p>
    <w:p w14:paraId="62A22389" w14:textId="77777777" w:rsidR="00037415" w:rsidRDefault="00234A3F">
      <w:r>
        <w:rPr>
          <w:rFonts w:hint="eastAsia"/>
        </w:rPr>
        <w:t>本设计节点板采用的</w:t>
      </w:r>
      <w:r>
        <w:rPr>
          <w:rFonts w:hint="eastAsia"/>
        </w:rPr>
        <w:t>1.3</w:t>
      </w:r>
      <w:r>
        <w:rPr>
          <w:rFonts w:hint="eastAsia"/>
        </w:rPr>
        <w:t>寸</w:t>
      </w:r>
      <w:r>
        <w:rPr>
          <w:rFonts w:hint="eastAsia"/>
        </w:rPr>
        <w:t>OLED</w:t>
      </w:r>
      <w:r>
        <w:rPr>
          <w:rFonts w:hint="eastAsia"/>
        </w:rPr>
        <w:t>液晶屏</w:t>
      </w:r>
      <w:r>
        <w:rPr>
          <w:rFonts w:hint="eastAsia"/>
        </w:rPr>
        <w:t>,</w:t>
      </w:r>
      <w:r>
        <w:rPr>
          <w:rFonts w:hint="eastAsia"/>
        </w:rPr>
        <w:t>其分辨率为</w:t>
      </w:r>
      <w:r>
        <w:rPr>
          <w:rFonts w:hint="eastAsia"/>
        </w:rPr>
        <w:t>1</w:t>
      </w:r>
      <w:r>
        <w:t>28</w:t>
      </w:r>
      <w:r>
        <w:rPr>
          <w:rFonts w:hint="eastAsia"/>
        </w:rPr>
        <w:t>×</w:t>
      </w:r>
      <w:r>
        <w:t>64</w:t>
      </w:r>
      <w:r>
        <w:rPr>
          <w:rFonts w:hint="eastAsia"/>
        </w:rPr>
        <w:t>，液晶屏控制器是</w:t>
      </w:r>
      <w:r>
        <w:rPr>
          <w:rFonts w:hint="eastAsia"/>
        </w:rPr>
        <w:t>S</w:t>
      </w:r>
      <w:r>
        <w:t>H1106</w:t>
      </w:r>
      <w:r>
        <w:rPr>
          <w:rFonts w:hint="eastAsia"/>
        </w:rPr>
        <w:t>。</w:t>
      </w:r>
      <w:r>
        <w:rPr>
          <w:rFonts w:hint="eastAsia"/>
        </w:rPr>
        <w:t>S</w:t>
      </w:r>
      <w:r>
        <w:t>H1106</w:t>
      </w:r>
      <w:r>
        <w:rPr>
          <w:rFonts w:hint="eastAsia"/>
        </w:rPr>
        <w:t>控制器最大支持的分辨率是</w:t>
      </w:r>
      <w:r>
        <w:rPr>
          <w:rFonts w:hint="eastAsia"/>
        </w:rPr>
        <w:t>1</w:t>
      </w:r>
      <w:r>
        <w:t>32</w:t>
      </w:r>
      <w:r>
        <w:rPr>
          <w:rFonts w:hint="eastAsia"/>
        </w:rPr>
        <w:t>×</w:t>
      </w:r>
      <w:r>
        <w:t>64</w:t>
      </w:r>
      <w:r>
        <w:rPr>
          <w:rFonts w:hint="eastAsia"/>
        </w:rPr>
        <w:t>，对应的显存大小为</w:t>
      </w:r>
      <w:r>
        <w:rPr>
          <w:rFonts w:hint="eastAsia"/>
        </w:rPr>
        <w:t>1</w:t>
      </w:r>
      <w:r>
        <w:t>32</w:t>
      </w:r>
      <w:r>
        <w:rPr>
          <w:rFonts w:hint="eastAsia"/>
        </w:rPr>
        <w:t>×</w:t>
      </w:r>
      <w:r>
        <w:t>64</w:t>
      </w:r>
      <w:r>
        <w:rPr>
          <w:rFonts w:hint="eastAsia"/>
        </w:rPr>
        <w:t>bit</w:t>
      </w:r>
      <w:r>
        <w:rPr>
          <w:rFonts w:hint="eastAsia"/>
        </w:rPr>
        <w:t>。</w:t>
      </w:r>
      <w:r>
        <w:rPr>
          <w:rFonts w:hint="eastAsia"/>
        </w:rPr>
        <w:t>S</w:t>
      </w:r>
      <w:r>
        <w:t>H1106</w:t>
      </w:r>
      <w:r>
        <w:rPr>
          <w:rFonts w:hint="eastAsia"/>
        </w:rPr>
        <w:t>将这些显存大小分为</w:t>
      </w:r>
      <w:r>
        <w:rPr>
          <w:rFonts w:hint="eastAsia"/>
        </w:rPr>
        <w:t>8</w:t>
      </w:r>
      <w:r>
        <w:rPr>
          <w:rFonts w:hint="eastAsia"/>
        </w:rPr>
        <w:t>页，每页包含</w:t>
      </w:r>
      <w:r>
        <w:rPr>
          <w:rFonts w:hint="eastAsia"/>
        </w:rPr>
        <w:t>1</w:t>
      </w:r>
      <w:r>
        <w:t>32</w:t>
      </w:r>
      <w:r>
        <w:rPr>
          <w:rFonts w:hint="eastAsia"/>
        </w:rPr>
        <w:t>字节。并且</w:t>
      </w:r>
      <w:r>
        <w:rPr>
          <w:rFonts w:hint="eastAsia"/>
        </w:rPr>
        <w:t>S</w:t>
      </w:r>
      <w:r>
        <w:t>H1106</w:t>
      </w:r>
      <w:r>
        <w:rPr>
          <w:rFonts w:hint="eastAsia"/>
        </w:rPr>
        <w:t>支持</w:t>
      </w:r>
      <w:r>
        <w:rPr>
          <w:rFonts w:hint="eastAsia"/>
        </w:rPr>
        <w:t>5</w:t>
      </w:r>
      <w:r>
        <w:rPr>
          <w:rFonts w:hint="eastAsia"/>
        </w:rPr>
        <w:t>种通信协议，分别是</w:t>
      </w:r>
      <w:r>
        <w:rPr>
          <w:rFonts w:hint="eastAsia"/>
        </w:rPr>
        <w:t>I</w:t>
      </w:r>
      <w:r>
        <w:t>NTEL8080</w:t>
      </w:r>
      <w:r>
        <w:rPr>
          <w:rFonts w:hint="eastAsia"/>
        </w:rPr>
        <w:t>、</w:t>
      </w:r>
      <w:r>
        <w:rPr>
          <w:rFonts w:hint="eastAsia"/>
        </w:rPr>
        <w:t>6</w:t>
      </w:r>
      <w:r>
        <w:t>800</w:t>
      </w:r>
      <w:r>
        <w:rPr>
          <w:rFonts w:hint="eastAsia"/>
        </w:rPr>
        <w:t>并口通信协议、</w:t>
      </w:r>
      <w:r>
        <w:rPr>
          <w:rFonts w:hint="eastAsia"/>
        </w:rPr>
        <w:t>I</w:t>
      </w:r>
      <w:r>
        <w:t>IC</w:t>
      </w:r>
      <w:r>
        <w:rPr>
          <w:rFonts w:hint="eastAsia"/>
        </w:rPr>
        <w:t>串行通信协议、</w:t>
      </w:r>
      <w:r>
        <w:rPr>
          <w:rFonts w:hint="eastAsia"/>
        </w:rPr>
        <w:lastRenderedPageBreak/>
        <w:t>4</w:t>
      </w:r>
      <w:r>
        <w:rPr>
          <w:rFonts w:hint="eastAsia"/>
        </w:rPr>
        <w:t>线</w:t>
      </w:r>
      <w:r>
        <w:rPr>
          <w:rFonts w:hint="eastAsia"/>
        </w:rPr>
        <w:t>S</w:t>
      </w:r>
      <w:r>
        <w:t>PI</w:t>
      </w:r>
      <w:r>
        <w:rPr>
          <w:rFonts w:hint="eastAsia"/>
        </w:rPr>
        <w:t>和</w:t>
      </w:r>
      <w:r>
        <w:rPr>
          <w:rFonts w:hint="eastAsia"/>
        </w:rPr>
        <w:t>3</w:t>
      </w:r>
      <w:r>
        <w:rPr>
          <w:rFonts w:hint="eastAsia"/>
        </w:rPr>
        <w:t>线</w:t>
      </w:r>
      <w:r>
        <w:rPr>
          <w:rFonts w:hint="eastAsia"/>
        </w:rPr>
        <w:t>S</w:t>
      </w:r>
      <w:r>
        <w:t>PI</w:t>
      </w:r>
      <w:r>
        <w:rPr>
          <w:rFonts w:hint="eastAsia"/>
        </w:rPr>
        <w:t>串行通信协议，通过控制器的</w:t>
      </w:r>
      <w:r>
        <w:rPr>
          <w:rFonts w:hint="eastAsia"/>
        </w:rPr>
        <w:t>B</w:t>
      </w:r>
      <w:r>
        <w:t>S0</w:t>
      </w:r>
      <w:r>
        <w:rPr>
          <w:rFonts w:hint="eastAsia"/>
        </w:rPr>
        <w:t>（</w:t>
      </w:r>
      <w:r>
        <w:rPr>
          <w:rFonts w:hint="eastAsia"/>
        </w:rPr>
        <w:t>I</w:t>
      </w:r>
      <w:r>
        <w:t>M0</w:t>
      </w:r>
      <w:r>
        <w:rPr>
          <w:rFonts w:hint="eastAsia"/>
        </w:rPr>
        <w:t>）～</w:t>
      </w:r>
      <w:r>
        <w:rPr>
          <w:rFonts w:hint="eastAsia"/>
        </w:rPr>
        <w:t>B</w:t>
      </w:r>
      <w:r>
        <w:t>S2</w:t>
      </w:r>
      <w:r>
        <w:rPr>
          <w:rFonts w:hint="eastAsia"/>
        </w:rPr>
        <w:t>（</w:t>
      </w:r>
      <w:r>
        <w:rPr>
          <w:rFonts w:hint="eastAsia"/>
        </w:rPr>
        <w:t>I</w:t>
      </w:r>
      <w:r>
        <w:t>M2</w:t>
      </w:r>
      <w:r>
        <w:rPr>
          <w:rFonts w:hint="eastAsia"/>
        </w:rPr>
        <w:t>）管脚组合不同来决定使用哪种通信协议。</w:t>
      </w:r>
    </w:p>
    <w:p w14:paraId="013A3ADB" w14:textId="77777777" w:rsidR="00037415" w:rsidRDefault="00234A3F">
      <w:r>
        <w:rPr>
          <w:rFonts w:hint="eastAsia"/>
        </w:rPr>
        <w:t>OLED</w:t>
      </w:r>
      <w:r>
        <w:rPr>
          <w:rFonts w:hint="eastAsia"/>
        </w:rPr>
        <w:t>硬件原理图如图</w:t>
      </w:r>
      <w:r>
        <w:rPr>
          <w:rFonts w:hint="eastAsia"/>
        </w:rPr>
        <w:t>3.2</w:t>
      </w:r>
      <w:r>
        <w:rPr>
          <w:rFonts w:hint="eastAsia"/>
        </w:rPr>
        <w:t>所示：</w:t>
      </w:r>
    </w:p>
    <w:p w14:paraId="31F08F3E" w14:textId="77777777" w:rsidR="00037415" w:rsidRDefault="00234A3F">
      <w:r>
        <w:rPr>
          <w:noProof/>
        </w:rPr>
        <w:drawing>
          <wp:inline distT="0" distB="0" distL="114300" distR="114300" wp14:anchorId="25FDE370" wp14:editId="180AF497">
            <wp:extent cx="2133600" cy="3077210"/>
            <wp:effectExtent l="0" t="0" r="0"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5"/>
                    <a:stretch>
                      <a:fillRect/>
                    </a:stretch>
                  </pic:blipFill>
                  <pic:spPr>
                    <a:xfrm>
                      <a:off x="0" y="0"/>
                      <a:ext cx="2133600" cy="3077210"/>
                    </a:xfrm>
                    <a:prstGeom prst="rect">
                      <a:avLst/>
                    </a:prstGeom>
                    <a:noFill/>
                    <a:ln w="9525">
                      <a:noFill/>
                    </a:ln>
                  </pic:spPr>
                </pic:pic>
              </a:graphicData>
            </a:graphic>
          </wp:inline>
        </w:drawing>
      </w:r>
    </w:p>
    <w:p w14:paraId="74B41364" w14:textId="77777777" w:rsidR="00037415" w:rsidRDefault="00234A3F">
      <w:pPr>
        <w:ind w:firstLineChars="400" w:firstLine="960"/>
      </w:pPr>
      <w:r>
        <w:rPr>
          <w:rFonts w:hint="eastAsia"/>
        </w:rPr>
        <w:t>图</w:t>
      </w:r>
      <w:r>
        <w:rPr>
          <w:rFonts w:hint="eastAsia"/>
        </w:rPr>
        <w:t>3.2 OLED</w:t>
      </w:r>
      <w:r>
        <w:rPr>
          <w:rFonts w:hint="eastAsia"/>
        </w:rPr>
        <w:t>硬件原理图</w:t>
      </w:r>
    </w:p>
    <w:p w14:paraId="3B58CED0" w14:textId="77777777" w:rsidR="00037415" w:rsidRDefault="00234A3F">
      <w:r>
        <w:rPr>
          <w:rFonts w:hint="eastAsia"/>
        </w:rPr>
        <w:t>OLED</w:t>
      </w:r>
      <w:r>
        <w:rPr>
          <w:rFonts w:hint="eastAsia"/>
        </w:rPr>
        <w:t>屏初始化函数分析</w:t>
      </w:r>
    </w:p>
    <w:p w14:paraId="5902DDF3" w14:textId="77777777" w:rsidR="00037415" w:rsidRDefault="00234A3F">
      <w:r>
        <w:rPr>
          <w:rFonts w:hint="eastAsia"/>
        </w:rPr>
        <w:t xml:space="preserve">void </w:t>
      </w:r>
      <w:proofErr w:type="spellStart"/>
      <w:r>
        <w:rPr>
          <w:rFonts w:hint="eastAsia"/>
        </w:rPr>
        <w:t>OLED_IO_Init</w:t>
      </w:r>
      <w:proofErr w:type="spellEnd"/>
      <w:r>
        <w:rPr>
          <w:rFonts w:hint="eastAsia"/>
        </w:rPr>
        <w:t>(void)</w:t>
      </w:r>
    </w:p>
    <w:p w14:paraId="5E098BB1" w14:textId="77777777" w:rsidR="00037415" w:rsidRDefault="00234A3F">
      <w:r>
        <w:rPr>
          <w:rFonts w:hint="eastAsia"/>
        </w:rPr>
        <w:t>{</w:t>
      </w:r>
    </w:p>
    <w:p w14:paraId="2F40EC07" w14:textId="77777777" w:rsidR="00037415" w:rsidRDefault="00234A3F">
      <w:r>
        <w:rPr>
          <w:rFonts w:hint="eastAsia"/>
        </w:rPr>
        <w:t xml:space="preserve">    /* </w:t>
      </w:r>
      <w:r>
        <w:rPr>
          <w:rFonts w:hint="eastAsia"/>
        </w:rPr>
        <w:t>使能管脚时钟</w:t>
      </w:r>
      <w:r>
        <w:rPr>
          <w:rFonts w:hint="eastAsia"/>
        </w:rPr>
        <w:t xml:space="preserve"> */</w:t>
      </w:r>
    </w:p>
    <w:p w14:paraId="68ABA381" w14:textId="77777777" w:rsidR="00037415" w:rsidRDefault="00234A3F">
      <w:r>
        <w:rPr>
          <w:rFonts w:hint="eastAsia"/>
        </w:rPr>
        <w:tab/>
        <w:t>RCC-&gt;APB2ENR |= 1 &lt;&lt; 2;         //</w:t>
      </w:r>
      <w:r>
        <w:rPr>
          <w:rFonts w:hint="eastAsia"/>
        </w:rPr>
        <w:t>打开</w:t>
      </w:r>
      <w:r>
        <w:rPr>
          <w:rFonts w:hint="eastAsia"/>
        </w:rPr>
        <w:t>PA</w:t>
      </w:r>
      <w:r>
        <w:rPr>
          <w:rFonts w:hint="eastAsia"/>
        </w:rPr>
        <w:t>时钟</w:t>
      </w:r>
    </w:p>
    <w:p w14:paraId="1BAC7956" w14:textId="77777777" w:rsidR="00037415" w:rsidRDefault="00234A3F">
      <w:r>
        <w:rPr>
          <w:rFonts w:hint="eastAsia"/>
        </w:rPr>
        <w:tab/>
        <w:t>RCC-&gt;APB2ENR |= 1 &lt;&lt; 3;         //</w:t>
      </w:r>
      <w:r>
        <w:rPr>
          <w:rFonts w:hint="eastAsia"/>
        </w:rPr>
        <w:t>打开</w:t>
      </w:r>
      <w:r>
        <w:rPr>
          <w:rFonts w:hint="eastAsia"/>
        </w:rPr>
        <w:t>PB</w:t>
      </w:r>
      <w:r>
        <w:rPr>
          <w:rFonts w:hint="eastAsia"/>
        </w:rPr>
        <w:t>时钟</w:t>
      </w:r>
    </w:p>
    <w:p w14:paraId="42B79A2E" w14:textId="77777777" w:rsidR="00037415" w:rsidRDefault="00234A3F">
      <w:r>
        <w:rPr>
          <w:rFonts w:hint="eastAsia"/>
        </w:rPr>
        <w:tab/>
        <w:t>RCC-&gt;APB2ENR |= 1 &lt;&lt; 0;         //</w:t>
      </w:r>
      <w:r>
        <w:rPr>
          <w:rFonts w:hint="eastAsia"/>
        </w:rPr>
        <w:t>打开</w:t>
      </w:r>
      <w:r>
        <w:rPr>
          <w:rFonts w:hint="eastAsia"/>
        </w:rPr>
        <w:t>AFIO</w:t>
      </w:r>
      <w:r>
        <w:rPr>
          <w:rFonts w:hint="eastAsia"/>
        </w:rPr>
        <w:t>时钟</w:t>
      </w:r>
    </w:p>
    <w:p w14:paraId="18A2AA8F" w14:textId="77777777" w:rsidR="00037415" w:rsidRDefault="00234A3F">
      <w:r>
        <w:rPr>
          <w:rFonts w:hint="eastAsia"/>
        </w:rPr>
        <w:tab/>
        <w:t xml:space="preserve">/* </w:t>
      </w:r>
      <w:r>
        <w:rPr>
          <w:rFonts w:hint="eastAsia"/>
        </w:rPr>
        <w:t>重映射</w:t>
      </w:r>
      <w:r>
        <w:rPr>
          <w:rFonts w:hint="eastAsia"/>
        </w:rPr>
        <w:t>GPIOA15 */</w:t>
      </w:r>
    </w:p>
    <w:p w14:paraId="3375ED3E" w14:textId="77777777" w:rsidR="00037415" w:rsidRDefault="00234A3F">
      <w:r>
        <w:rPr>
          <w:rFonts w:hint="eastAsia"/>
        </w:rPr>
        <w:tab/>
        <w:t>AFIO-&gt;MAPR &amp;= ~(7ul &lt;&lt; 24);     //</w:t>
      </w:r>
      <w:r>
        <w:rPr>
          <w:rFonts w:hint="eastAsia"/>
        </w:rPr>
        <w:t>清零</w:t>
      </w:r>
    </w:p>
    <w:p w14:paraId="4E1B2D54" w14:textId="77777777" w:rsidR="00037415" w:rsidRDefault="00234A3F">
      <w:r>
        <w:rPr>
          <w:rFonts w:hint="eastAsia"/>
        </w:rPr>
        <w:tab/>
        <w:t>AFIO-&gt;MAPR |= 2 &lt;&lt; 24;          //</w:t>
      </w:r>
      <w:r>
        <w:rPr>
          <w:rFonts w:hint="eastAsia"/>
        </w:rPr>
        <w:t>关闭</w:t>
      </w:r>
      <w:r>
        <w:rPr>
          <w:rFonts w:hint="eastAsia"/>
        </w:rPr>
        <w:t xml:space="preserve">JTAG </w:t>
      </w:r>
      <w:r>
        <w:rPr>
          <w:rFonts w:hint="eastAsia"/>
        </w:rPr>
        <w:t>使能</w:t>
      </w:r>
      <w:r>
        <w:rPr>
          <w:rFonts w:hint="eastAsia"/>
        </w:rPr>
        <w:t>SW</w:t>
      </w:r>
    </w:p>
    <w:p w14:paraId="03A6C623" w14:textId="77777777" w:rsidR="00037415" w:rsidRDefault="00234A3F">
      <w:r>
        <w:rPr>
          <w:rFonts w:hint="eastAsia"/>
        </w:rPr>
        <w:tab/>
        <w:t>//</w:t>
      </w:r>
      <w:r>
        <w:rPr>
          <w:rFonts w:hint="eastAsia"/>
        </w:rPr>
        <w:t>配置</w:t>
      </w:r>
      <w:r>
        <w:rPr>
          <w:rFonts w:hint="eastAsia"/>
        </w:rPr>
        <w:t>PB15</w:t>
      </w:r>
      <w:r>
        <w:rPr>
          <w:rFonts w:hint="eastAsia"/>
        </w:rPr>
        <w:t>、</w:t>
      </w:r>
      <w:r>
        <w:rPr>
          <w:rFonts w:hint="eastAsia"/>
        </w:rPr>
        <w:t>PB13</w:t>
      </w:r>
      <w:r>
        <w:rPr>
          <w:rFonts w:hint="eastAsia"/>
        </w:rPr>
        <w:t>为复用输出</w:t>
      </w:r>
    </w:p>
    <w:p w14:paraId="300BDF4B" w14:textId="77777777" w:rsidR="00037415" w:rsidRDefault="00234A3F">
      <w:r>
        <w:rPr>
          <w:rFonts w:hint="eastAsia"/>
        </w:rPr>
        <w:tab/>
        <w:t>GPIOB-&gt;CRH &amp;= 0x0f0fffff;</w:t>
      </w:r>
    </w:p>
    <w:p w14:paraId="52820B06" w14:textId="77777777" w:rsidR="00037415" w:rsidRDefault="00234A3F">
      <w:r>
        <w:rPr>
          <w:rFonts w:hint="eastAsia"/>
        </w:rPr>
        <w:tab/>
        <w:t xml:space="preserve">GPIOB-&gt;CRH |= 0xB0B00000;  </w:t>
      </w:r>
    </w:p>
    <w:p w14:paraId="61EDC9A8" w14:textId="77777777" w:rsidR="00037415" w:rsidRDefault="00234A3F">
      <w:r>
        <w:rPr>
          <w:rFonts w:hint="eastAsia"/>
        </w:rPr>
        <w:t xml:space="preserve"> </w:t>
      </w:r>
    </w:p>
    <w:p w14:paraId="7A5E221F" w14:textId="77777777" w:rsidR="00037415" w:rsidRDefault="00234A3F">
      <w:r>
        <w:rPr>
          <w:rFonts w:hint="eastAsia"/>
        </w:rPr>
        <w:tab/>
        <w:t>//</w:t>
      </w:r>
      <w:r>
        <w:rPr>
          <w:rFonts w:hint="eastAsia"/>
        </w:rPr>
        <w:t>配置</w:t>
      </w:r>
      <w:r>
        <w:rPr>
          <w:rFonts w:hint="eastAsia"/>
        </w:rPr>
        <w:t>PA15</w:t>
      </w:r>
      <w:r>
        <w:rPr>
          <w:rFonts w:hint="eastAsia"/>
        </w:rPr>
        <w:t>为通用输出</w:t>
      </w:r>
    </w:p>
    <w:p w14:paraId="084FF547" w14:textId="77777777" w:rsidR="00037415" w:rsidRDefault="00234A3F">
      <w:r>
        <w:rPr>
          <w:rFonts w:hint="eastAsia"/>
        </w:rPr>
        <w:lastRenderedPageBreak/>
        <w:tab/>
        <w:t xml:space="preserve">GPIOA-&gt;CRH &amp;= 0x0fffffff;       </w:t>
      </w:r>
    </w:p>
    <w:p w14:paraId="7E815B90" w14:textId="77777777" w:rsidR="00037415" w:rsidRDefault="00234A3F">
      <w:r>
        <w:rPr>
          <w:rFonts w:hint="eastAsia"/>
        </w:rPr>
        <w:tab/>
        <w:t xml:space="preserve">GPIOA-&gt;CRH |= 0x30000000;      </w:t>
      </w:r>
    </w:p>
    <w:p w14:paraId="43A29B0C" w14:textId="77777777" w:rsidR="00037415" w:rsidRDefault="00234A3F">
      <w:r>
        <w:rPr>
          <w:rFonts w:hint="eastAsia"/>
        </w:rPr>
        <w:tab/>
        <w:t>//</w:t>
      </w:r>
      <w:r>
        <w:rPr>
          <w:rFonts w:hint="eastAsia"/>
        </w:rPr>
        <w:t>配置</w:t>
      </w:r>
      <w:r>
        <w:rPr>
          <w:rFonts w:hint="eastAsia"/>
        </w:rPr>
        <w:t>PA4</w:t>
      </w:r>
      <w:r>
        <w:rPr>
          <w:rFonts w:hint="eastAsia"/>
        </w:rPr>
        <w:t>为通用输出</w:t>
      </w:r>
    </w:p>
    <w:p w14:paraId="5022FF63" w14:textId="77777777" w:rsidR="00037415" w:rsidRDefault="00234A3F">
      <w:r>
        <w:rPr>
          <w:rFonts w:hint="eastAsia"/>
        </w:rPr>
        <w:tab/>
        <w:t>GPIOA-&gt;CRL &amp;= 0xfff0ffff;</w:t>
      </w:r>
    </w:p>
    <w:p w14:paraId="69AC659C" w14:textId="77777777" w:rsidR="00037415" w:rsidRDefault="00234A3F">
      <w:r>
        <w:rPr>
          <w:rFonts w:hint="eastAsia"/>
        </w:rPr>
        <w:tab/>
        <w:t xml:space="preserve">GPIOA-&gt;CRL |= 0x00030000; </w:t>
      </w:r>
    </w:p>
    <w:p w14:paraId="15C2FA0D" w14:textId="77777777" w:rsidR="00037415" w:rsidRDefault="00234A3F">
      <w:r>
        <w:rPr>
          <w:rFonts w:hint="eastAsia"/>
        </w:rPr>
        <w:tab/>
        <w:t>//</w:t>
      </w:r>
      <w:r>
        <w:rPr>
          <w:rFonts w:hint="eastAsia"/>
        </w:rPr>
        <w:t>配置</w:t>
      </w:r>
      <w:r>
        <w:rPr>
          <w:rFonts w:hint="eastAsia"/>
        </w:rPr>
        <w:t>PB7</w:t>
      </w:r>
      <w:r>
        <w:rPr>
          <w:rFonts w:hint="eastAsia"/>
        </w:rPr>
        <w:t>为通用输出</w:t>
      </w:r>
    </w:p>
    <w:p w14:paraId="73FF792B" w14:textId="77777777" w:rsidR="00037415" w:rsidRDefault="00234A3F">
      <w:r>
        <w:rPr>
          <w:rFonts w:hint="eastAsia"/>
        </w:rPr>
        <w:tab/>
        <w:t>GPIOB-&gt;CRL &amp;= 0x0fffffff;</w:t>
      </w:r>
    </w:p>
    <w:p w14:paraId="2AD86C85" w14:textId="77777777" w:rsidR="00037415" w:rsidRDefault="00234A3F">
      <w:r>
        <w:rPr>
          <w:rFonts w:hint="eastAsia"/>
        </w:rPr>
        <w:tab/>
        <w:t xml:space="preserve">GPIOB-&gt;CRL |= 0x30000000; </w:t>
      </w:r>
    </w:p>
    <w:p w14:paraId="4BC7F492" w14:textId="77777777" w:rsidR="00037415" w:rsidRDefault="00234A3F">
      <w:r>
        <w:rPr>
          <w:rFonts w:hint="eastAsia"/>
        </w:rPr>
        <w:t>}</w:t>
      </w:r>
    </w:p>
    <w:p w14:paraId="50FE5F1A" w14:textId="77777777" w:rsidR="00037415" w:rsidRDefault="00234A3F">
      <w:r>
        <w:rPr>
          <w:rFonts w:hint="eastAsia"/>
        </w:rPr>
        <w:t>/************OLED</w:t>
      </w:r>
      <w:r>
        <w:rPr>
          <w:rFonts w:hint="eastAsia"/>
        </w:rPr>
        <w:t>初始化函数</w:t>
      </w:r>
      <w:r>
        <w:rPr>
          <w:rFonts w:hint="eastAsia"/>
        </w:rPr>
        <w:t>*************/</w:t>
      </w:r>
    </w:p>
    <w:p w14:paraId="49934F06" w14:textId="77777777" w:rsidR="00037415" w:rsidRDefault="00234A3F">
      <w:r>
        <w:rPr>
          <w:rFonts w:hint="eastAsia"/>
        </w:rPr>
        <w:t xml:space="preserve">void </w:t>
      </w:r>
      <w:proofErr w:type="spellStart"/>
      <w:r>
        <w:rPr>
          <w:rFonts w:hint="eastAsia"/>
        </w:rPr>
        <w:t>OLED_Init</w:t>
      </w:r>
      <w:proofErr w:type="spellEnd"/>
      <w:r>
        <w:rPr>
          <w:rFonts w:hint="eastAsia"/>
        </w:rPr>
        <w:t>(void)</w:t>
      </w:r>
    </w:p>
    <w:p w14:paraId="334B6635" w14:textId="77777777" w:rsidR="00037415" w:rsidRDefault="00234A3F">
      <w:r>
        <w:rPr>
          <w:rFonts w:hint="eastAsia"/>
        </w:rPr>
        <w:t>{</w:t>
      </w:r>
      <w:r>
        <w:rPr>
          <w:rFonts w:hint="eastAsia"/>
        </w:rPr>
        <w:tab/>
      </w:r>
    </w:p>
    <w:p w14:paraId="6E9CCE9A" w14:textId="77777777" w:rsidR="00037415" w:rsidRDefault="00234A3F">
      <w:r>
        <w:rPr>
          <w:rFonts w:hint="eastAsia"/>
        </w:rPr>
        <w:tab/>
      </w:r>
      <w:proofErr w:type="spellStart"/>
      <w:r>
        <w:rPr>
          <w:rFonts w:hint="eastAsia"/>
        </w:rPr>
        <w:t>OLED_IO_Init</w:t>
      </w:r>
      <w:proofErr w:type="spellEnd"/>
      <w:r>
        <w:rPr>
          <w:rFonts w:hint="eastAsia"/>
        </w:rPr>
        <w:t xml:space="preserve">(); </w:t>
      </w:r>
      <w:r>
        <w:rPr>
          <w:rFonts w:hint="eastAsia"/>
        </w:rPr>
        <w:tab/>
      </w:r>
      <w:r>
        <w:rPr>
          <w:rFonts w:hint="eastAsia"/>
        </w:rPr>
        <w:tab/>
      </w:r>
      <w:r>
        <w:rPr>
          <w:rFonts w:hint="eastAsia"/>
        </w:rPr>
        <w:tab/>
        <w:t>//OLED</w:t>
      </w:r>
      <w:r>
        <w:rPr>
          <w:rFonts w:hint="eastAsia"/>
        </w:rPr>
        <w:t>屏</w:t>
      </w:r>
      <w:r>
        <w:rPr>
          <w:rFonts w:hint="eastAsia"/>
        </w:rPr>
        <w:t>IO</w:t>
      </w:r>
      <w:r>
        <w:rPr>
          <w:rFonts w:hint="eastAsia"/>
        </w:rPr>
        <w:t>口初始化</w:t>
      </w:r>
    </w:p>
    <w:p w14:paraId="10AED180" w14:textId="77777777" w:rsidR="00037415" w:rsidRDefault="00234A3F">
      <w:r>
        <w:rPr>
          <w:rFonts w:hint="eastAsia"/>
        </w:rPr>
        <w:tab/>
        <w:t>SPI_2_Init();</w:t>
      </w:r>
      <w:r>
        <w:rPr>
          <w:rFonts w:hint="eastAsia"/>
        </w:rPr>
        <w:tab/>
      </w:r>
      <w:r>
        <w:rPr>
          <w:rFonts w:hint="eastAsia"/>
        </w:rPr>
        <w:tab/>
      </w:r>
      <w:r>
        <w:rPr>
          <w:rFonts w:hint="eastAsia"/>
        </w:rPr>
        <w:tab/>
      </w:r>
      <w:r>
        <w:rPr>
          <w:rFonts w:hint="eastAsia"/>
        </w:rPr>
        <w:tab/>
        <w:t>//SPI</w:t>
      </w:r>
      <w:r>
        <w:rPr>
          <w:rFonts w:hint="eastAsia"/>
        </w:rPr>
        <w:t>初始化</w:t>
      </w:r>
    </w:p>
    <w:p w14:paraId="1DA7D02D" w14:textId="77777777" w:rsidR="00037415" w:rsidRDefault="00234A3F">
      <w:r>
        <w:rPr>
          <w:rFonts w:hint="eastAsia"/>
        </w:rPr>
        <w:tab/>
        <w:t>GPIOA-&gt;BSRR = 1 &lt;&lt; 4;</w:t>
      </w:r>
    </w:p>
    <w:p w14:paraId="49EA1C6C" w14:textId="77777777" w:rsidR="00037415" w:rsidRDefault="00234A3F">
      <w:r>
        <w:rPr>
          <w:rFonts w:hint="eastAsia"/>
        </w:rPr>
        <w:tab/>
        <w:t>Timer_2_Delay_ms(500);</w:t>
      </w:r>
    </w:p>
    <w:p w14:paraId="35513F6A" w14:textId="77777777" w:rsidR="00037415" w:rsidRDefault="00234A3F">
      <w:r>
        <w:rPr>
          <w:rFonts w:hint="eastAsia"/>
        </w:rPr>
        <w:tab/>
        <w:t>GPIOA-&gt;BRR = 1 &lt;&lt; 4;</w:t>
      </w:r>
    </w:p>
    <w:p w14:paraId="08FA99BB" w14:textId="77777777" w:rsidR="00037415" w:rsidRDefault="00234A3F">
      <w:r>
        <w:rPr>
          <w:rFonts w:hint="eastAsia"/>
        </w:rPr>
        <w:tab/>
        <w:t xml:space="preserve">Timer_2_Delay_ms(500); </w:t>
      </w:r>
    </w:p>
    <w:p w14:paraId="10E854B5" w14:textId="77777777" w:rsidR="00037415" w:rsidRDefault="00234A3F">
      <w:r>
        <w:rPr>
          <w:rFonts w:hint="eastAsia"/>
        </w:rPr>
        <w:tab/>
        <w:t>GPIOA-&gt;BSRR = 1 &lt;&lt; 4;;</w:t>
      </w:r>
    </w:p>
    <w:p w14:paraId="3C0658F4" w14:textId="77777777" w:rsidR="00037415" w:rsidRDefault="00234A3F">
      <w:r>
        <w:rPr>
          <w:rFonts w:hint="eastAsia"/>
        </w:rPr>
        <w:tab/>
        <w:t xml:space="preserve">Timer_2_Delay_ms(500); </w:t>
      </w:r>
    </w:p>
    <w:p w14:paraId="5A8F6121" w14:textId="77777777" w:rsidR="00037415" w:rsidRDefault="00234A3F">
      <w:pPr>
        <w:ind w:firstLineChars="374" w:firstLine="898"/>
      </w:pPr>
      <w:r>
        <w:rPr>
          <w:rFonts w:hint="eastAsia"/>
        </w:rPr>
        <w:t>...........</w:t>
      </w:r>
    </w:p>
    <w:p w14:paraId="498E1CAF" w14:textId="77777777" w:rsidR="00037415" w:rsidRDefault="00234A3F">
      <w:r>
        <w:rPr>
          <w:rFonts w:hint="eastAsia"/>
        </w:rPr>
        <w:tab/>
      </w:r>
      <w:proofErr w:type="spellStart"/>
      <w:r>
        <w:rPr>
          <w:rFonts w:hint="eastAsia"/>
        </w:rPr>
        <w:t>OLED_WriteCom</w:t>
      </w:r>
      <w:proofErr w:type="spellEnd"/>
      <w:r>
        <w:rPr>
          <w:rFonts w:hint="eastAsia"/>
        </w:rPr>
        <w:t xml:space="preserve">(0xB0); /*set page address*/ </w:t>
      </w:r>
    </w:p>
    <w:p w14:paraId="6BEF3C6A" w14:textId="77777777" w:rsidR="00037415" w:rsidRDefault="00234A3F">
      <w:r>
        <w:rPr>
          <w:rFonts w:hint="eastAsia"/>
        </w:rPr>
        <w:tab/>
      </w:r>
      <w:proofErr w:type="spellStart"/>
      <w:r>
        <w:rPr>
          <w:rFonts w:hint="eastAsia"/>
        </w:rPr>
        <w:t>OLED_WriteCom</w:t>
      </w:r>
      <w:proofErr w:type="spellEnd"/>
      <w:r>
        <w:rPr>
          <w:rFonts w:hint="eastAsia"/>
        </w:rPr>
        <w:t xml:space="preserve">(0x81); /*contract control*/ </w:t>
      </w:r>
    </w:p>
    <w:p w14:paraId="53ED9C5A" w14:textId="77777777" w:rsidR="00037415" w:rsidRDefault="00234A3F">
      <w:r>
        <w:rPr>
          <w:rFonts w:hint="eastAsia"/>
        </w:rPr>
        <w:tab/>
      </w:r>
      <w:proofErr w:type="spellStart"/>
      <w:r>
        <w:rPr>
          <w:rFonts w:hint="eastAsia"/>
        </w:rPr>
        <w:t>OLED_WriteCom</w:t>
      </w:r>
      <w:proofErr w:type="spellEnd"/>
      <w:r>
        <w:rPr>
          <w:rFonts w:hint="eastAsia"/>
        </w:rPr>
        <w:t xml:space="preserve">(0xBF); /*128*/ </w:t>
      </w:r>
    </w:p>
    <w:p w14:paraId="5D940D9F" w14:textId="77777777" w:rsidR="00037415" w:rsidRDefault="00234A3F">
      <w:r>
        <w:rPr>
          <w:rFonts w:hint="eastAsia"/>
        </w:rPr>
        <w:tab/>
      </w:r>
      <w:proofErr w:type="spellStart"/>
      <w:r>
        <w:rPr>
          <w:rFonts w:hint="eastAsia"/>
        </w:rPr>
        <w:t>OLED_WriteCom</w:t>
      </w:r>
      <w:proofErr w:type="spellEnd"/>
      <w:r>
        <w:rPr>
          <w:rFonts w:hint="eastAsia"/>
        </w:rPr>
        <w:t xml:space="preserve">(0xA1); /*set segment remap  */ </w:t>
      </w:r>
    </w:p>
    <w:p w14:paraId="13DB804E" w14:textId="77777777" w:rsidR="00037415" w:rsidRDefault="00234A3F">
      <w:r>
        <w:rPr>
          <w:rFonts w:hint="eastAsia"/>
        </w:rPr>
        <w:tab/>
      </w:r>
      <w:proofErr w:type="spellStart"/>
      <w:r>
        <w:rPr>
          <w:rFonts w:hint="eastAsia"/>
        </w:rPr>
        <w:t>OLED_WriteCom</w:t>
      </w:r>
      <w:proofErr w:type="spellEnd"/>
      <w:r>
        <w:rPr>
          <w:rFonts w:hint="eastAsia"/>
        </w:rPr>
        <w:t xml:space="preserve">(0xA6); /*normal / reverse*/ </w:t>
      </w:r>
    </w:p>
    <w:p w14:paraId="66D5E742" w14:textId="77777777" w:rsidR="00037415" w:rsidRDefault="00234A3F">
      <w:r>
        <w:rPr>
          <w:rFonts w:hint="eastAsia"/>
        </w:rPr>
        <w:tab/>
      </w:r>
      <w:proofErr w:type="spellStart"/>
      <w:r>
        <w:rPr>
          <w:rFonts w:hint="eastAsia"/>
        </w:rPr>
        <w:t>OLED_WriteCom</w:t>
      </w:r>
      <w:proofErr w:type="spellEnd"/>
      <w:r>
        <w:rPr>
          <w:rFonts w:hint="eastAsia"/>
        </w:rPr>
        <w:t xml:space="preserve">(0xA8); /*multiplex ratio*/ </w:t>
      </w:r>
    </w:p>
    <w:p w14:paraId="3715AE49" w14:textId="77777777" w:rsidR="00037415" w:rsidRDefault="00234A3F">
      <w:r>
        <w:rPr>
          <w:rFonts w:hint="eastAsia"/>
        </w:rPr>
        <w:tab/>
      </w:r>
      <w:proofErr w:type="spellStart"/>
      <w:r>
        <w:rPr>
          <w:rFonts w:hint="eastAsia"/>
        </w:rPr>
        <w:t>OLED_WriteCom</w:t>
      </w:r>
      <w:proofErr w:type="spellEnd"/>
      <w:r>
        <w:rPr>
          <w:rFonts w:hint="eastAsia"/>
        </w:rPr>
        <w:t xml:space="preserve">(0x3F); /*duty = 1/64*/ </w:t>
      </w:r>
    </w:p>
    <w:p w14:paraId="55CC0228" w14:textId="77777777" w:rsidR="00037415" w:rsidRDefault="00234A3F">
      <w:r>
        <w:rPr>
          <w:rFonts w:hint="eastAsia"/>
        </w:rPr>
        <w:tab/>
      </w:r>
      <w:proofErr w:type="spellStart"/>
      <w:r>
        <w:rPr>
          <w:rFonts w:hint="eastAsia"/>
        </w:rPr>
        <w:t>OLED_WriteCom</w:t>
      </w:r>
      <w:proofErr w:type="spellEnd"/>
      <w:r>
        <w:rPr>
          <w:rFonts w:hint="eastAsia"/>
        </w:rPr>
        <w:t xml:space="preserve">(0xad); /*set charge pump enable*/ </w:t>
      </w:r>
    </w:p>
    <w:p w14:paraId="0E7B97FE" w14:textId="77777777" w:rsidR="00037415" w:rsidRDefault="00234A3F">
      <w:r>
        <w:rPr>
          <w:rFonts w:hint="eastAsia"/>
        </w:rPr>
        <w:tab/>
      </w:r>
      <w:proofErr w:type="spellStart"/>
      <w:r>
        <w:rPr>
          <w:rFonts w:hint="eastAsia"/>
        </w:rPr>
        <w:t>OLED_WriteCom</w:t>
      </w:r>
      <w:proofErr w:type="spellEnd"/>
      <w:r>
        <w:rPr>
          <w:rFonts w:hint="eastAsia"/>
        </w:rPr>
        <w:t xml:space="preserve">(0xC8); /*Com scan direction*/ </w:t>
      </w:r>
    </w:p>
    <w:p w14:paraId="3682AE7C" w14:textId="77777777" w:rsidR="00037415" w:rsidRDefault="00234A3F">
      <w:r>
        <w:rPr>
          <w:rFonts w:hint="eastAsia"/>
        </w:rPr>
        <w:lastRenderedPageBreak/>
        <w:tab/>
        <w:t>............</w:t>
      </w:r>
    </w:p>
    <w:p w14:paraId="4E6CA243" w14:textId="77777777" w:rsidR="00037415" w:rsidRDefault="00234A3F">
      <w:r>
        <w:rPr>
          <w:rFonts w:hint="eastAsia"/>
        </w:rPr>
        <w:tab/>
      </w:r>
      <w:proofErr w:type="spellStart"/>
      <w:r>
        <w:rPr>
          <w:rFonts w:hint="eastAsia"/>
        </w:rPr>
        <w:t>OLED_Clear</w:t>
      </w:r>
      <w:proofErr w:type="spellEnd"/>
      <w:r>
        <w:rPr>
          <w:rFonts w:hint="eastAsia"/>
        </w:rPr>
        <w:t>(0,0,127,7);  //</w:t>
      </w:r>
      <w:r>
        <w:rPr>
          <w:rFonts w:hint="eastAsia"/>
        </w:rPr>
        <w:t>把整个</w:t>
      </w:r>
      <w:r>
        <w:rPr>
          <w:rFonts w:hint="eastAsia"/>
        </w:rPr>
        <w:t>OLED</w:t>
      </w:r>
      <w:r>
        <w:rPr>
          <w:rFonts w:hint="eastAsia"/>
        </w:rPr>
        <w:t>屏进行清</w:t>
      </w:r>
      <w:commentRangeStart w:id="68"/>
      <w:r>
        <w:rPr>
          <w:rFonts w:hint="eastAsia"/>
        </w:rPr>
        <w:t>屏</w:t>
      </w:r>
      <w:commentRangeEnd w:id="68"/>
      <w:r w:rsidR="00914A81">
        <w:rPr>
          <w:rStyle w:val="ad"/>
        </w:rPr>
        <w:commentReference w:id="68"/>
      </w:r>
    </w:p>
    <w:p w14:paraId="3899CEAA" w14:textId="77777777" w:rsidR="00037415" w:rsidRDefault="00234A3F">
      <w:r>
        <w:rPr>
          <w:rFonts w:hint="eastAsia"/>
        </w:rPr>
        <w:t>}</w:t>
      </w:r>
    </w:p>
    <w:p w14:paraId="7F9A1FED" w14:textId="77777777" w:rsidR="00037415" w:rsidRDefault="00234A3F">
      <w:pPr>
        <w:pStyle w:val="2"/>
        <w:rPr>
          <w:rFonts w:ascii="黑体" w:eastAsia="黑体" w:hAnsi="黑体" w:cs="黑体"/>
          <w:sz w:val="24"/>
        </w:rPr>
      </w:pPr>
      <w:bookmarkStart w:id="69" w:name="_Toc5535"/>
      <w:r>
        <w:rPr>
          <w:rFonts w:ascii="黑体" w:eastAsia="黑体" w:hAnsi="黑体" w:cs="黑体" w:hint="eastAsia"/>
          <w:sz w:val="24"/>
        </w:rPr>
        <w:t>3.3光敏电阻</w:t>
      </w:r>
      <w:bookmarkEnd w:id="69"/>
    </w:p>
    <w:p w14:paraId="56C7D4F0" w14:textId="77777777" w:rsidR="00037415" w:rsidRDefault="00234A3F">
      <w:r>
        <w:rPr>
          <w:rFonts w:hint="eastAsia"/>
        </w:rPr>
        <w:t>光面电阻主要由硫化镉硫化铅等特种半导体材料制成，这些材料制成的光敏电阻置于黑暗环境下阻值非常大，电流无法在外加电压的情况下流通，当置于室外自然光线下时，阻值变得非常小，其阻值大小与光照强度有关。</w:t>
      </w:r>
    </w:p>
    <w:p w14:paraId="4B40CF2F" w14:textId="77777777" w:rsidR="00037415" w:rsidRDefault="00234A3F">
      <w:r>
        <w:rPr>
          <w:rFonts w:hint="eastAsia"/>
        </w:rPr>
        <w:t>节点板上使用光敏电阻采集光照值，用于检测外部环境的光照情况。可以根据外部光照配合继电器合理控制灯的亮度或者关灭，达到节能的要求。</w:t>
      </w:r>
    </w:p>
    <w:p w14:paraId="1059094E" w14:textId="77777777" w:rsidR="00037415" w:rsidRDefault="00234A3F">
      <w:r>
        <w:rPr>
          <w:rFonts w:hint="eastAsia"/>
        </w:rPr>
        <w:t>光敏电阻原理图如图</w:t>
      </w:r>
      <w:r>
        <w:rPr>
          <w:rFonts w:hint="eastAsia"/>
        </w:rPr>
        <w:t>3.3</w:t>
      </w:r>
      <w:r>
        <w:rPr>
          <w:rFonts w:hint="eastAsia"/>
        </w:rPr>
        <w:t>所示：</w:t>
      </w:r>
    </w:p>
    <w:p w14:paraId="42C6B6E6" w14:textId="77777777" w:rsidR="00037415" w:rsidRDefault="00234A3F">
      <w:r>
        <w:rPr>
          <w:noProof/>
        </w:rPr>
        <w:drawing>
          <wp:inline distT="0" distB="0" distL="114300" distR="114300" wp14:anchorId="77560178" wp14:editId="398356C6">
            <wp:extent cx="1188720" cy="1775460"/>
            <wp:effectExtent l="0" t="0" r="0"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6"/>
                    <a:stretch>
                      <a:fillRect/>
                    </a:stretch>
                  </pic:blipFill>
                  <pic:spPr>
                    <a:xfrm>
                      <a:off x="0" y="0"/>
                      <a:ext cx="1188720" cy="1775460"/>
                    </a:xfrm>
                    <a:prstGeom prst="rect">
                      <a:avLst/>
                    </a:prstGeom>
                    <a:noFill/>
                    <a:ln w="9525">
                      <a:noFill/>
                    </a:ln>
                  </pic:spPr>
                </pic:pic>
              </a:graphicData>
            </a:graphic>
          </wp:inline>
        </w:drawing>
      </w:r>
    </w:p>
    <w:p w14:paraId="5C636CEB" w14:textId="77777777" w:rsidR="00037415" w:rsidRDefault="00234A3F">
      <w:r>
        <w:rPr>
          <w:rFonts w:hint="eastAsia"/>
        </w:rPr>
        <w:t>图</w:t>
      </w:r>
      <w:r>
        <w:rPr>
          <w:rFonts w:hint="eastAsia"/>
        </w:rPr>
        <w:t xml:space="preserve">3.3 </w:t>
      </w:r>
      <w:r>
        <w:rPr>
          <w:rFonts w:hint="eastAsia"/>
        </w:rPr>
        <w:t>光敏电阻原理图</w:t>
      </w:r>
    </w:p>
    <w:p w14:paraId="6D566BA1" w14:textId="77777777" w:rsidR="00037415" w:rsidRDefault="00234A3F">
      <w:r>
        <w:rPr>
          <w:rFonts w:hint="eastAsia"/>
        </w:rPr>
        <w:t>光敏电阻数据采集函数分析</w:t>
      </w:r>
    </w:p>
    <w:p w14:paraId="276BEDC9" w14:textId="77777777" w:rsidR="00037415" w:rsidRDefault="00234A3F">
      <w:r>
        <w:rPr>
          <w:rFonts w:hint="eastAsia"/>
        </w:rPr>
        <w:t>/**********ADC</w:t>
      </w:r>
      <w:r>
        <w:rPr>
          <w:rFonts w:hint="eastAsia"/>
        </w:rPr>
        <w:t>通道</w:t>
      </w:r>
      <w:r>
        <w:rPr>
          <w:rFonts w:hint="eastAsia"/>
        </w:rPr>
        <w:t>1</w:t>
      </w:r>
      <w:r>
        <w:rPr>
          <w:rFonts w:hint="eastAsia"/>
        </w:rPr>
        <w:t>转换光照值函数</w:t>
      </w:r>
      <w:r>
        <w:rPr>
          <w:rFonts w:hint="eastAsia"/>
        </w:rPr>
        <w:t>*************/</w:t>
      </w:r>
    </w:p>
    <w:p w14:paraId="728DF9E1" w14:textId="77777777" w:rsidR="00037415" w:rsidRDefault="00234A3F">
      <w:r>
        <w:rPr>
          <w:rFonts w:hint="eastAsia"/>
        </w:rPr>
        <w:t>u16 Get_ADC_IN1_Val(void)</w:t>
      </w:r>
    </w:p>
    <w:p w14:paraId="4BB81FFA" w14:textId="77777777" w:rsidR="00037415" w:rsidRDefault="00234A3F">
      <w:r>
        <w:rPr>
          <w:rFonts w:hint="eastAsia"/>
        </w:rPr>
        <w:t>{</w:t>
      </w:r>
    </w:p>
    <w:p w14:paraId="71AFA1BE" w14:textId="77777777" w:rsidR="00037415" w:rsidRDefault="00234A3F">
      <w:r>
        <w:rPr>
          <w:rFonts w:hint="eastAsia"/>
        </w:rPr>
        <w:tab/>
        <w:t>u16 Buff[10] = {0};</w:t>
      </w:r>
    </w:p>
    <w:p w14:paraId="79DCF3C0" w14:textId="77777777" w:rsidR="00037415" w:rsidRDefault="00234A3F">
      <w:r>
        <w:rPr>
          <w:rFonts w:hint="eastAsia"/>
        </w:rPr>
        <w:tab/>
        <w:t xml:space="preserve">u8 </w:t>
      </w:r>
      <w:proofErr w:type="spellStart"/>
      <w:r>
        <w:rPr>
          <w:rFonts w:hint="eastAsia"/>
        </w:rPr>
        <w:t>i,j</w:t>
      </w:r>
      <w:proofErr w:type="spellEnd"/>
      <w:r>
        <w:rPr>
          <w:rFonts w:hint="eastAsia"/>
        </w:rPr>
        <w:t>;</w:t>
      </w:r>
    </w:p>
    <w:p w14:paraId="2C800529" w14:textId="77777777" w:rsidR="00037415" w:rsidRDefault="00234A3F">
      <w:r>
        <w:rPr>
          <w:rFonts w:hint="eastAsia"/>
        </w:rPr>
        <w:tab/>
        <w:t>u16 temp;</w:t>
      </w:r>
    </w:p>
    <w:p w14:paraId="4652CBD6" w14:textId="77777777" w:rsidR="00037415" w:rsidRDefault="00234A3F">
      <w:r>
        <w:rPr>
          <w:rFonts w:hint="eastAsia"/>
        </w:rPr>
        <w:tab/>
        <w:t>for(</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10; </w:t>
      </w:r>
      <w:proofErr w:type="spellStart"/>
      <w:r>
        <w:rPr>
          <w:rFonts w:hint="eastAsia"/>
        </w:rPr>
        <w:t>i</w:t>
      </w:r>
      <w:proofErr w:type="spellEnd"/>
      <w:r>
        <w:rPr>
          <w:rFonts w:hint="eastAsia"/>
        </w:rPr>
        <w:t>++)</w:t>
      </w:r>
      <w:r>
        <w:rPr>
          <w:rFonts w:hint="eastAsia"/>
        </w:rPr>
        <w:tab/>
      </w:r>
      <w:r>
        <w:rPr>
          <w:rFonts w:hint="eastAsia"/>
        </w:rPr>
        <w:tab/>
        <w:t>//</w:t>
      </w:r>
      <w:r>
        <w:rPr>
          <w:rFonts w:hint="eastAsia"/>
        </w:rPr>
        <w:t>读取</w:t>
      </w:r>
      <w:r>
        <w:rPr>
          <w:rFonts w:hint="eastAsia"/>
        </w:rPr>
        <w:t>10</w:t>
      </w:r>
      <w:r>
        <w:rPr>
          <w:rFonts w:hint="eastAsia"/>
        </w:rPr>
        <w:t>次</w:t>
      </w:r>
      <w:r>
        <w:rPr>
          <w:rFonts w:hint="eastAsia"/>
        </w:rPr>
        <w:t>ADC</w:t>
      </w:r>
      <w:r>
        <w:rPr>
          <w:rFonts w:hint="eastAsia"/>
        </w:rPr>
        <w:t>转换结果</w:t>
      </w:r>
    </w:p>
    <w:p w14:paraId="7162B7B1" w14:textId="77777777" w:rsidR="00037415" w:rsidRDefault="00234A3F">
      <w:r>
        <w:rPr>
          <w:rFonts w:hint="eastAsia"/>
        </w:rPr>
        <w:tab/>
        <w:t>{</w:t>
      </w:r>
    </w:p>
    <w:p w14:paraId="732DF12A" w14:textId="77777777" w:rsidR="00037415" w:rsidRDefault="00234A3F">
      <w:r>
        <w:rPr>
          <w:rFonts w:hint="eastAsia"/>
        </w:rPr>
        <w:tab/>
      </w:r>
      <w:r>
        <w:rPr>
          <w:rFonts w:hint="eastAsia"/>
        </w:rPr>
        <w:tab/>
        <w:t>/*</w:t>
      </w:r>
      <w:r>
        <w:rPr>
          <w:rFonts w:hint="eastAsia"/>
        </w:rPr>
        <w:t>开始转换</w:t>
      </w:r>
      <w:r>
        <w:rPr>
          <w:rFonts w:hint="eastAsia"/>
        </w:rPr>
        <w:t xml:space="preserve"> */</w:t>
      </w:r>
    </w:p>
    <w:p w14:paraId="4489DFCE" w14:textId="77777777" w:rsidR="00037415" w:rsidRDefault="00234A3F">
      <w:r>
        <w:rPr>
          <w:rFonts w:hint="eastAsia"/>
        </w:rPr>
        <w:tab/>
      </w:r>
      <w:r>
        <w:rPr>
          <w:rFonts w:hint="eastAsia"/>
        </w:rPr>
        <w:tab/>
        <w:t>ADC1-&gt;CR2 |= 1 &lt;&lt; 21;     //</w:t>
      </w:r>
      <w:r>
        <w:rPr>
          <w:rFonts w:hint="eastAsia"/>
        </w:rPr>
        <w:t>软件触发转换</w:t>
      </w:r>
      <w:r>
        <w:rPr>
          <w:rFonts w:hint="eastAsia"/>
        </w:rPr>
        <w:t xml:space="preserve"> </w:t>
      </w:r>
    </w:p>
    <w:p w14:paraId="785BABF0" w14:textId="77777777" w:rsidR="00037415" w:rsidRDefault="00234A3F">
      <w:r>
        <w:rPr>
          <w:rFonts w:hint="eastAsia"/>
        </w:rPr>
        <w:tab/>
      </w:r>
      <w:r>
        <w:rPr>
          <w:rFonts w:hint="eastAsia"/>
        </w:rPr>
        <w:tab/>
        <w:t xml:space="preserve">/* </w:t>
      </w:r>
      <w:r>
        <w:rPr>
          <w:rFonts w:hint="eastAsia"/>
        </w:rPr>
        <w:t>等待</w:t>
      </w:r>
      <w:r>
        <w:rPr>
          <w:rFonts w:hint="eastAsia"/>
        </w:rPr>
        <w:t>ADC</w:t>
      </w:r>
      <w:r>
        <w:rPr>
          <w:rFonts w:hint="eastAsia"/>
        </w:rPr>
        <w:t>转换完成</w:t>
      </w:r>
      <w:r>
        <w:rPr>
          <w:rFonts w:hint="eastAsia"/>
        </w:rPr>
        <w:t>*/</w:t>
      </w:r>
    </w:p>
    <w:p w14:paraId="6FE008AD" w14:textId="77777777" w:rsidR="00037415" w:rsidRDefault="00234A3F">
      <w:r>
        <w:rPr>
          <w:rFonts w:hint="eastAsia"/>
        </w:rPr>
        <w:lastRenderedPageBreak/>
        <w:tab/>
      </w:r>
      <w:r>
        <w:rPr>
          <w:rFonts w:hint="eastAsia"/>
        </w:rPr>
        <w:tab/>
        <w:t>while( !(ADC1-&gt;SR &amp; (1 &lt;&lt; 1)) )</w:t>
      </w:r>
    </w:p>
    <w:p w14:paraId="00B9C3AC" w14:textId="77777777" w:rsidR="00037415" w:rsidRDefault="00234A3F">
      <w:r>
        <w:rPr>
          <w:rFonts w:hint="eastAsia"/>
        </w:rPr>
        <w:tab/>
      </w:r>
      <w:r>
        <w:rPr>
          <w:rFonts w:hint="eastAsia"/>
        </w:rPr>
        <w:tab/>
        <w:t>{</w:t>
      </w:r>
    </w:p>
    <w:p w14:paraId="71944378" w14:textId="77777777" w:rsidR="00037415" w:rsidRDefault="00234A3F">
      <w:r>
        <w:rPr>
          <w:rFonts w:hint="eastAsia"/>
        </w:rPr>
        <w:tab/>
      </w:r>
      <w:r>
        <w:rPr>
          <w:rFonts w:hint="eastAsia"/>
        </w:rPr>
        <w:tab/>
      </w:r>
      <w:r>
        <w:rPr>
          <w:rFonts w:hint="eastAsia"/>
        </w:rPr>
        <w:tab/>
        <w:t xml:space="preserve">/* </w:t>
      </w:r>
      <w:r>
        <w:rPr>
          <w:rFonts w:hint="eastAsia"/>
        </w:rPr>
        <w:t>等待</w:t>
      </w:r>
      <w:r>
        <w:rPr>
          <w:rFonts w:hint="eastAsia"/>
        </w:rPr>
        <w:t>EOC</w:t>
      </w:r>
      <w:r>
        <w:rPr>
          <w:rFonts w:hint="eastAsia"/>
        </w:rPr>
        <w:t>位被硬件置</w:t>
      </w:r>
      <w:r>
        <w:rPr>
          <w:rFonts w:hint="eastAsia"/>
        </w:rPr>
        <w:t>1 */</w:t>
      </w:r>
    </w:p>
    <w:p w14:paraId="5FED5651" w14:textId="77777777" w:rsidR="00037415" w:rsidRDefault="00234A3F">
      <w:r>
        <w:rPr>
          <w:rFonts w:hint="eastAsia"/>
        </w:rPr>
        <w:tab/>
      </w:r>
      <w:r>
        <w:rPr>
          <w:rFonts w:hint="eastAsia"/>
        </w:rPr>
        <w:tab/>
        <w:t>}</w:t>
      </w:r>
    </w:p>
    <w:p w14:paraId="2F15533E" w14:textId="77777777" w:rsidR="00037415" w:rsidRDefault="00234A3F">
      <w:r>
        <w:rPr>
          <w:rFonts w:hint="eastAsia"/>
        </w:rPr>
        <w:tab/>
      </w:r>
      <w:r>
        <w:rPr>
          <w:rFonts w:hint="eastAsia"/>
        </w:rPr>
        <w:tab/>
      </w:r>
    </w:p>
    <w:p w14:paraId="602747FD" w14:textId="77777777" w:rsidR="00037415" w:rsidRDefault="00234A3F">
      <w:r>
        <w:rPr>
          <w:rFonts w:hint="eastAsia"/>
        </w:rPr>
        <w:tab/>
      </w:r>
      <w:r>
        <w:rPr>
          <w:rFonts w:hint="eastAsia"/>
        </w:rPr>
        <w:tab/>
        <w:t xml:space="preserve">/* </w:t>
      </w:r>
      <w:r>
        <w:rPr>
          <w:rFonts w:hint="eastAsia"/>
        </w:rPr>
        <w:t>读取</w:t>
      </w:r>
      <w:r>
        <w:rPr>
          <w:rFonts w:hint="eastAsia"/>
        </w:rPr>
        <w:t>ADC</w:t>
      </w:r>
      <w:r>
        <w:rPr>
          <w:rFonts w:hint="eastAsia"/>
        </w:rPr>
        <w:t>转换结果</w:t>
      </w:r>
      <w:r>
        <w:rPr>
          <w:rFonts w:hint="eastAsia"/>
        </w:rPr>
        <w:t>*/</w:t>
      </w:r>
    </w:p>
    <w:p w14:paraId="5E01A646" w14:textId="77777777" w:rsidR="00037415" w:rsidRDefault="00234A3F">
      <w:r>
        <w:rPr>
          <w:rFonts w:hint="eastAsia"/>
        </w:rPr>
        <w:tab/>
      </w:r>
      <w:r>
        <w:rPr>
          <w:rFonts w:hint="eastAsia"/>
        </w:rPr>
        <w:tab/>
        <w:t>Buff[</w:t>
      </w:r>
      <w:proofErr w:type="spellStart"/>
      <w:r>
        <w:rPr>
          <w:rFonts w:hint="eastAsia"/>
        </w:rPr>
        <w:t>i</w:t>
      </w:r>
      <w:proofErr w:type="spellEnd"/>
      <w:r>
        <w:rPr>
          <w:rFonts w:hint="eastAsia"/>
        </w:rPr>
        <w:t>] = ADC1-&gt;JDR1;       //</w:t>
      </w:r>
      <w:r>
        <w:rPr>
          <w:rFonts w:hint="eastAsia"/>
        </w:rPr>
        <w:t>读取数据寄存器中的值</w:t>
      </w:r>
    </w:p>
    <w:p w14:paraId="0054C4D1" w14:textId="77777777" w:rsidR="00037415" w:rsidRDefault="00234A3F">
      <w:r>
        <w:rPr>
          <w:rFonts w:hint="eastAsia"/>
        </w:rPr>
        <w:tab/>
        <w:t>}</w:t>
      </w:r>
    </w:p>
    <w:p w14:paraId="4F0F434B" w14:textId="77777777" w:rsidR="00037415" w:rsidRDefault="00234A3F">
      <w:r>
        <w:rPr>
          <w:rFonts w:hint="eastAsia"/>
        </w:rPr>
        <w:tab/>
      </w:r>
    </w:p>
    <w:p w14:paraId="17956506" w14:textId="77777777" w:rsidR="00037415" w:rsidRDefault="00234A3F">
      <w:r>
        <w:rPr>
          <w:rFonts w:hint="eastAsia"/>
        </w:rPr>
        <w:tab/>
        <w:t>/* ADC</w:t>
      </w:r>
      <w:r>
        <w:rPr>
          <w:rFonts w:hint="eastAsia"/>
        </w:rPr>
        <w:t>软件滤波</w:t>
      </w:r>
      <w:r>
        <w:rPr>
          <w:rFonts w:hint="eastAsia"/>
        </w:rPr>
        <w:t xml:space="preserve"> */</w:t>
      </w:r>
    </w:p>
    <w:p w14:paraId="595151B3" w14:textId="77777777" w:rsidR="00037415" w:rsidRDefault="00234A3F">
      <w:r>
        <w:rPr>
          <w:rFonts w:hint="eastAsia"/>
        </w:rPr>
        <w:tab/>
        <w:t>for(</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9; </w:t>
      </w:r>
      <w:proofErr w:type="spellStart"/>
      <w:r>
        <w:rPr>
          <w:rFonts w:hint="eastAsia"/>
        </w:rPr>
        <w:t>i</w:t>
      </w:r>
      <w:proofErr w:type="spellEnd"/>
      <w:r>
        <w:rPr>
          <w:rFonts w:hint="eastAsia"/>
        </w:rPr>
        <w:t>++)</w:t>
      </w:r>
      <w:r>
        <w:rPr>
          <w:rFonts w:hint="eastAsia"/>
        </w:rPr>
        <w:tab/>
        <w:t>//</w:t>
      </w:r>
      <w:r>
        <w:rPr>
          <w:rFonts w:hint="eastAsia"/>
        </w:rPr>
        <w:t>冒泡排序法（从小到大排序）</w:t>
      </w:r>
    </w:p>
    <w:p w14:paraId="1FB8148C" w14:textId="77777777" w:rsidR="00037415" w:rsidRDefault="00234A3F">
      <w:r>
        <w:rPr>
          <w:rFonts w:hint="eastAsia"/>
        </w:rPr>
        <w:tab/>
        <w:t>{</w:t>
      </w:r>
    </w:p>
    <w:p w14:paraId="73F91480" w14:textId="77777777" w:rsidR="00037415" w:rsidRDefault="00234A3F">
      <w:r>
        <w:rPr>
          <w:rFonts w:hint="eastAsia"/>
        </w:rPr>
        <w:tab/>
      </w:r>
      <w:r>
        <w:rPr>
          <w:rFonts w:hint="eastAsia"/>
        </w:rPr>
        <w:tab/>
        <w:t xml:space="preserve">for(j = </w:t>
      </w:r>
      <w:proofErr w:type="spellStart"/>
      <w:r>
        <w:rPr>
          <w:rFonts w:hint="eastAsia"/>
        </w:rPr>
        <w:t>i</w:t>
      </w:r>
      <w:proofErr w:type="spellEnd"/>
      <w:r>
        <w:rPr>
          <w:rFonts w:hint="eastAsia"/>
        </w:rPr>
        <w:t xml:space="preserve"> + 1; j &lt; 10; </w:t>
      </w:r>
      <w:proofErr w:type="spellStart"/>
      <w:r>
        <w:rPr>
          <w:rFonts w:hint="eastAsia"/>
        </w:rPr>
        <w:t>j++</w:t>
      </w:r>
      <w:proofErr w:type="spellEnd"/>
      <w:r>
        <w:rPr>
          <w:rFonts w:hint="eastAsia"/>
        </w:rPr>
        <w:t>)</w:t>
      </w:r>
    </w:p>
    <w:p w14:paraId="359463F1" w14:textId="77777777" w:rsidR="00037415" w:rsidRDefault="00234A3F">
      <w:r>
        <w:rPr>
          <w:rFonts w:hint="eastAsia"/>
        </w:rPr>
        <w:tab/>
      </w:r>
      <w:r>
        <w:rPr>
          <w:rFonts w:hint="eastAsia"/>
        </w:rPr>
        <w:tab/>
        <w:t>{</w:t>
      </w:r>
    </w:p>
    <w:p w14:paraId="18CAEEB1" w14:textId="77777777" w:rsidR="00037415" w:rsidRDefault="00234A3F">
      <w:r>
        <w:rPr>
          <w:rFonts w:hint="eastAsia"/>
        </w:rPr>
        <w:tab/>
      </w:r>
      <w:r>
        <w:rPr>
          <w:rFonts w:hint="eastAsia"/>
        </w:rPr>
        <w:tab/>
      </w:r>
      <w:r>
        <w:rPr>
          <w:rFonts w:hint="eastAsia"/>
        </w:rPr>
        <w:tab/>
        <w:t>if(Buff[</w:t>
      </w:r>
      <w:proofErr w:type="spellStart"/>
      <w:r>
        <w:rPr>
          <w:rFonts w:hint="eastAsia"/>
        </w:rPr>
        <w:t>i</w:t>
      </w:r>
      <w:proofErr w:type="spellEnd"/>
      <w:r>
        <w:rPr>
          <w:rFonts w:hint="eastAsia"/>
        </w:rPr>
        <w:t>] &gt; Buff[j])</w:t>
      </w:r>
    </w:p>
    <w:p w14:paraId="3C33C37C" w14:textId="77777777" w:rsidR="00037415" w:rsidRDefault="00234A3F">
      <w:r>
        <w:rPr>
          <w:rFonts w:hint="eastAsia"/>
        </w:rPr>
        <w:tab/>
      </w:r>
      <w:r>
        <w:rPr>
          <w:rFonts w:hint="eastAsia"/>
        </w:rPr>
        <w:tab/>
      </w:r>
      <w:r>
        <w:rPr>
          <w:rFonts w:hint="eastAsia"/>
        </w:rPr>
        <w:tab/>
        <w:t>{</w:t>
      </w:r>
    </w:p>
    <w:p w14:paraId="28DF34F4" w14:textId="77777777" w:rsidR="00037415" w:rsidRDefault="00234A3F">
      <w:r>
        <w:rPr>
          <w:rFonts w:hint="eastAsia"/>
        </w:rPr>
        <w:tab/>
      </w:r>
      <w:r>
        <w:rPr>
          <w:rFonts w:hint="eastAsia"/>
        </w:rPr>
        <w:tab/>
      </w:r>
      <w:r>
        <w:rPr>
          <w:rFonts w:hint="eastAsia"/>
        </w:rPr>
        <w:tab/>
      </w:r>
      <w:r>
        <w:rPr>
          <w:rFonts w:hint="eastAsia"/>
        </w:rPr>
        <w:tab/>
        <w:t>temp = Buff[</w:t>
      </w:r>
      <w:proofErr w:type="spellStart"/>
      <w:r>
        <w:rPr>
          <w:rFonts w:hint="eastAsia"/>
        </w:rPr>
        <w:t>i</w:t>
      </w:r>
      <w:proofErr w:type="spellEnd"/>
      <w:r>
        <w:rPr>
          <w:rFonts w:hint="eastAsia"/>
        </w:rPr>
        <w:t>];</w:t>
      </w:r>
    </w:p>
    <w:p w14:paraId="15FF445E" w14:textId="77777777" w:rsidR="00037415" w:rsidRDefault="00234A3F">
      <w:r>
        <w:rPr>
          <w:rFonts w:hint="eastAsia"/>
        </w:rPr>
        <w:tab/>
      </w:r>
      <w:r>
        <w:rPr>
          <w:rFonts w:hint="eastAsia"/>
        </w:rPr>
        <w:tab/>
      </w:r>
      <w:r>
        <w:rPr>
          <w:rFonts w:hint="eastAsia"/>
        </w:rPr>
        <w:tab/>
      </w:r>
      <w:r>
        <w:rPr>
          <w:rFonts w:hint="eastAsia"/>
        </w:rPr>
        <w:tab/>
        <w:t>Buff[</w:t>
      </w:r>
      <w:proofErr w:type="spellStart"/>
      <w:r>
        <w:rPr>
          <w:rFonts w:hint="eastAsia"/>
        </w:rPr>
        <w:t>i</w:t>
      </w:r>
      <w:proofErr w:type="spellEnd"/>
      <w:r>
        <w:rPr>
          <w:rFonts w:hint="eastAsia"/>
        </w:rPr>
        <w:t>] = Buff[j];</w:t>
      </w:r>
    </w:p>
    <w:p w14:paraId="7CEE87D0" w14:textId="77777777" w:rsidR="00037415" w:rsidRDefault="00234A3F">
      <w:r>
        <w:rPr>
          <w:rFonts w:hint="eastAsia"/>
        </w:rPr>
        <w:tab/>
      </w:r>
      <w:r>
        <w:rPr>
          <w:rFonts w:hint="eastAsia"/>
        </w:rPr>
        <w:tab/>
      </w:r>
      <w:r>
        <w:rPr>
          <w:rFonts w:hint="eastAsia"/>
        </w:rPr>
        <w:tab/>
      </w:r>
      <w:r>
        <w:rPr>
          <w:rFonts w:hint="eastAsia"/>
        </w:rPr>
        <w:tab/>
        <w:t>Buff[j] = temp;</w:t>
      </w:r>
    </w:p>
    <w:p w14:paraId="65DD2335" w14:textId="77777777" w:rsidR="00037415" w:rsidRDefault="00234A3F">
      <w:r>
        <w:rPr>
          <w:rFonts w:hint="eastAsia"/>
        </w:rPr>
        <w:tab/>
      </w:r>
      <w:r>
        <w:rPr>
          <w:rFonts w:hint="eastAsia"/>
        </w:rPr>
        <w:tab/>
      </w:r>
      <w:r>
        <w:rPr>
          <w:rFonts w:hint="eastAsia"/>
        </w:rPr>
        <w:tab/>
        <w:t>}</w:t>
      </w:r>
    </w:p>
    <w:p w14:paraId="6F9C90C7" w14:textId="77777777" w:rsidR="00037415" w:rsidRDefault="00234A3F">
      <w:r>
        <w:rPr>
          <w:rFonts w:hint="eastAsia"/>
        </w:rPr>
        <w:tab/>
      </w:r>
      <w:r>
        <w:rPr>
          <w:rFonts w:hint="eastAsia"/>
        </w:rPr>
        <w:tab/>
        <w:t>}</w:t>
      </w:r>
    </w:p>
    <w:p w14:paraId="646B0B0A" w14:textId="77777777" w:rsidR="00037415" w:rsidRDefault="00234A3F">
      <w:r>
        <w:rPr>
          <w:rFonts w:hint="eastAsia"/>
        </w:rPr>
        <w:tab/>
        <w:t>}</w:t>
      </w:r>
    </w:p>
    <w:p w14:paraId="79937C6F" w14:textId="77777777" w:rsidR="00037415" w:rsidRDefault="00234A3F">
      <w:r>
        <w:rPr>
          <w:rFonts w:hint="eastAsia"/>
        </w:rPr>
        <w:tab/>
        <w:t>temp = 0;</w:t>
      </w:r>
    </w:p>
    <w:p w14:paraId="2A19AD8E" w14:textId="77777777" w:rsidR="00037415" w:rsidRDefault="00234A3F">
      <w:r>
        <w:rPr>
          <w:rFonts w:hint="eastAsia"/>
        </w:rPr>
        <w:tab/>
        <w:t>for(</w:t>
      </w:r>
      <w:proofErr w:type="spellStart"/>
      <w:r>
        <w:rPr>
          <w:rFonts w:hint="eastAsia"/>
        </w:rPr>
        <w:t>i</w:t>
      </w:r>
      <w:proofErr w:type="spellEnd"/>
      <w:r>
        <w:rPr>
          <w:rFonts w:hint="eastAsia"/>
        </w:rPr>
        <w:t xml:space="preserve"> = 1; </w:t>
      </w:r>
      <w:proofErr w:type="spellStart"/>
      <w:r>
        <w:rPr>
          <w:rFonts w:hint="eastAsia"/>
        </w:rPr>
        <w:t>i</w:t>
      </w:r>
      <w:proofErr w:type="spellEnd"/>
      <w:r>
        <w:rPr>
          <w:rFonts w:hint="eastAsia"/>
        </w:rPr>
        <w:t xml:space="preserve"> &lt; 9; </w:t>
      </w:r>
      <w:proofErr w:type="spellStart"/>
      <w:r>
        <w:rPr>
          <w:rFonts w:hint="eastAsia"/>
        </w:rPr>
        <w:t>i</w:t>
      </w:r>
      <w:proofErr w:type="spellEnd"/>
      <w:r>
        <w:rPr>
          <w:rFonts w:hint="eastAsia"/>
        </w:rPr>
        <w:t>++)</w:t>
      </w:r>
      <w:r>
        <w:rPr>
          <w:rFonts w:hint="eastAsia"/>
        </w:rPr>
        <w:tab/>
      </w:r>
      <w:r>
        <w:rPr>
          <w:rFonts w:hint="eastAsia"/>
        </w:rPr>
        <w:tab/>
        <w:t>//</w:t>
      </w:r>
      <w:r>
        <w:rPr>
          <w:rFonts w:hint="eastAsia"/>
        </w:rPr>
        <w:t>去掉一个最大值和一个最小值</w:t>
      </w:r>
    </w:p>
    <w:p w14:paraId="3623E48C" w14:textId="77777777" w:rsidR="00037415" w:rsidRDefault="00234A3F">
      <w:r>
        <w:rPr>
          <w:rFonts w:hint="eastAsia"/>
        </w:rPr>
        <w:tab/>
        <w:t>{</w:t>
      </w:r>
      <w:r>
        <w:rPr>
          <w:rFonts w:hint="eastAsia"/>
        </w:rPr>
        <w:tab/>
        <w:t>temp += Buff[</w:t>
      </w:r>
      <w:proofErr w:type="spellStart"/>
      <w:r>
        <w:rPr>
          <w:rFonts w:hint="eastAsia"/>
        </w:rPr>
        <w:t>i</w:t>
      </w:r>
      <w:proofErr w:type="spellEnd"/>
      <w:r>
        <w:rPr>
          <w:rFonts w:hint="eastAsia"/>
        </w:rPr>
        <w:t>];</w:t>
      </w:r>
      <w:r>
        <w:rPr>
          <w:rFonts w:hint="eastAsia"/>
        </w:rPr>
        <w:tab/>
      </w:r>
      <w:r>
        <w:rPr>
          <w:rFonts w:hint="eastAsia"/>
        </w:rPr>
        <w:tab/>
        <w:t>}</w:t>
      </w:r>
      <w:r>
        <w:rPr>
          <w:rFonts w:hint="eastAsia"/>
        </w:rPr>
        <w:tab/>
      </w:r>
      <w:r>
        <w:rPr>
          <w:rFonts w:hint="eastAsia"/>
        </w:rPr>
        <w:tab/>
        <w:t>//</w:t>
      </w:r>
      <w:r>
        <w:rPr>
          <w:rFonts w:hint="eastAsia"/>
        </w:rPr>
        <w:t>累加</w:t>
      </w:r>
      <w:r>
        <w:rPr>
          <w:rFonts w:hint="eastAsia"/>
        </w:rPr>
        <w:tab/>
      </w:r>
    </w:p>
    <w:p w14:paraId="1A039F09" w14:textId="77777777" w:rsidR="00037415" w:rsidRDefault="00234A3F">
      <w:r>
        <w:rPr>
          <w:rFonts w:hint="eastAsia"/>
        </w:rPr>
        <w:tab/>
        <w:t>return (temp / 8);</w:t>
      </w:r>
      <w:r>
        <w:rPr>
          <w:rFonts w:hint="eastAsia"/>
        </w:rPr>
        <w:tab/>
      </w:r>
      <w:r>
        <w:rPr>
          <w:rFonts w:hint="eastAsia"/>
        </w:rPr>
        <w:tab/>
      </w:r>
      <w:r>
        <w:rPr>
          <w:rFonts w:hint="eastAsia"/>
        </w:rPr>
        <w:tab/>
      </w:r>
      <w:r>
        <w:rPr>
          <w:rFonts w:hint="eastAsia"/>
        </w:rPr>
        <w:tab/>
        <w:t>//</w:t>
      </w:r>
      <w:r>
        <w:rPr>
          <w:rFonts w:hint="eastAsia"/>
        </w:rPr>
        <w:t>求平均值</w:t>
      </w:r>
    </w:p>
    <w:p w14:paraId="17F8DD63" w14:textId="77777777" w:rsidR="00037415" w:rsidRDefault="00234A3F">
      <w:r>
        <w:rPr>
          <w:rFonts w:hint="eastAsia"/>
        </w:rPr>
        <w:t>}</w:t>
      </w:r>
    </w:p>
    <w:p w14:paraId="4151CC86" w14:textId="77777777" w:rsidR="00037415" w:rsidRDefault="00037415"/>
    <w:p w14:paraId="7A1FF4F0" w14:textId="77777777" w:rsidR="00037415" w:rsidRDefault="00037415"/>
    <w:p w14:paraId="3704873C" w14:textId="77777777" w:rsidR="00037415" w:rsidRDefault="00234A3F">
      <w:pPr>
        <w:pStyle w:val="2"/>
        <w:rPr>
          <w:rFonts w:ascii="黑体" w:eastAsia="黑体" w:hAnsi="黑体" w:cs="黑体"/>
          <w:sz w:val="24"/>
        </w:rPr>
      </w:pPr>
      <w:bookmarkStart w:id="70" w:name="_Toc31021"/>
      <w:r>
        <w:rPr>
          <w:rFonts w:ascii="黑体" w:eastAsia="黑体" w:hAnsi="黑体" w:cs="黑体" w:hint="eastAsia"/>
          <w:sz w:val="24"/>
        </w:rPr>
        <w:lastRenderedPageBreak/>
        <w:t>3.4 MQ135空气质量传感器</w:t>
      </w:r>
      <w:bookmarkEnd w:id="70"/>
    </w:p>
    <w:p w14:paraId="43C4DFF0" w14:textId="77777777" w:rsidR="00037415" w:rsidRDefault="00234A3F">
      <w:r>
        <w:rPr>
          <w:rFonts w:hint="eastAsia"/>
        </w:rPr>
        <w:t>本设计采用的空气质量检测传感器型号为</w:t>
      </w:r>
      <w:r>
        <w:rPr>
          <w:rFonts w:hint="eastAsia"/>
        </w:rPr>
        <w:t>MQ135</w:t>
      </w:r>
      <w:r>
        <w:rPr>
          <w:rFonts w:hint="eastAsia"/>
        </w:rPr>
        <w:t>，所采用的气敏材料是在干净空气电导率比较低的二氧化锡</w:t>
      </w:r>
      <w:r>
        <w:rPr>
          <w:rFonts w:hint="eastAsia"/>
        </w:rPr>
        <w:t>(SnO2)</w:t>
      </w:r>
      <w:r>
        <w:rPr>
          <w:rFonts w:hint="eastAsia"/>
        </w:rPr>
        <w:t>，将该传感器置于有污染的气体环境中时，空气质量传感器的电导率会随着空气中污染气体的浓度增加而增大。使用简单的电路根据电导率与空气中污染气体浓度的变化计算出相对应的电压值。</w:t>
      </w:r>
    </w:p>
    <w:p w14:paraId="72CFDD8A" w14:textId="77777777" w:rsidR="00037415" w:rsidRDefault="00234A3F">
      <w:r>
        <w:rPr>
          <w:rFonts w:hint="eastAsia"/>
        </w:rPr>
        <w:t>由于人们生活水平的提高，因此人们对于居住、办公的场所空气质量要求有所提高，</w:t>
      </w:r>
      <w:r>
        <w:rPr>
          <w:rFonts w:hint="eastAsia"/>
          <w:shd w:val="clear" w:color="auto" w:fill="FFFFFF"/>
        </w:rPr>
        <w:t>MQ135</w:t>
      </w:r>
      <w:r>
        <w:rPr>
          <w:rFonts w:hint="eastAsia"/>
          <w:shd w:val="clear" w:color="auto" w:fill="FFFFFF"/>
        </w:rPr>
        <w:t>空气质量传感器对处于的环境中的甲醛气体、氨气、的灵敏度极高，也可以检测烟雾。是一款适用于各种场合的经济高效的传感器。</w:t>
      </w:r>
    </w:p>
    <w:p w14:paraId="2B72F1CB" w14:textId="77777777" w:rsidR="00037415" w:rsidRDefault="00234A3F">
      <w:r>
        <w:rPr>
          <w:rFonts w:hint="eastAsia"/>
        </w:rPr>
        <w:t>MQ135</w:t>
      </w:r>
      <w:r>
        <w:rPr>
          <w:rFonts w:hint="eastAsia"/>
        </w:rPr>
        <w:t>空气质量传感器原理图如图</w:t>
      </w:r>
      <w:r>
        <w:rPr>
          <w:rFonts w:hint="eastAsia"/>
        </w:rPr>
        <w:t>3.4</w:t>
      </w:r>
      <w:r>
        <w:rPr>
          <w:rFonts w:hint="eastAsia"/>
        </w:rPr>
        <w:t>所示：</w:t>
      </w:r>
    </w:p>
    <w:p w14:paraId="73B2B98E" w14:textId="77777777" w:rsidR="00037415" w:rsidRDefault="00234A3F">
      <w:r>
        <w:rPr>
          <w:noProof/>
        </w:rPr>
        <w:drawing>
          <wp:inline distT="0" distB="0" distL="114300" distR="114300" wp14:anchorId="7EA4BF45" wp14:editId="114AB600">
            <wp:extent cx="4054475" cy="3162935"/>
            <wp:effectExtent l="0" t="0" r="14605"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4054475" cy="3162935"/>
                    </a:xfrm>
                    <a:prstGeom prst="rect">
                      <a:avLst/>
                    </a:prstGeom>
                    <a:noFill/>
                    <a:ln w="9525">
                      <a:noFill/>
                    </a:ln>
                  </pic:spPr>
                </pic:pic>
              </a:graphicData>
            </a:graphic>
          </wp:inline>
        </w:drawing>
      </w:r>
    </w:p>
    <w:p w14:paraId="2A85815C" w14:textId="77777777" w:rsidR="00037415" w:rsidRDefault="00234A3F">
      <w:pPr>
        <w:ind w:firstLineChars="700" w:firstLine="1680"/>
      </w:pPr>
      <w:r>
        <w:rPr>
          <w:rFonts w:hint="eastAsia"/>
        </w:rPr>
        <w:t>图</w:t>
      </w:r>
      <w:r>
        <w:rPr>
          <w:rFonts w:hint="eastAsia"/>
        </w:rPr>
        <w:t>4.4  MQ135</w:t>
      </w:r>
      <w:r>
        <w:rPr>
          <w:rFonts w:hint="eastAsia"/>
        </w:rPr>
        <w:t>空气质量传感器原理图</w:t>
      </w:r>
    </w:p>
    <w:p w14:paraId="5EC07B2A" w14:textId="77777777" w:rsidR="00037415" w:rsidRDefault="00234A3F">
      <w:r>
        <w:rPr>
          <w:rFonts w:hint="eastAsia"/>
        </w:rPr>
        <w:t>空气质量传感器数据采集函数与采集光照函数基本相同，不同的是光照采集用</w:t>
      </w:r>
      <w:r>
        <w:rPr>
          <w:rFonts w:hint="eastAsia"/>
        </w:rPr>
        <w:t>ADC</w:t>
      </w:r>
      <w:r>
        <w:rPr>
          <w:rFonts w:hint="eastAsia"/>
        </w:rPr>
        <w:t>通道</w:t>
      </w:r>
      <w:r>
        <w:rPr>
          <w:rFonts w:hint="eastAsia"/>
        </w:rPr>
        <w:t>1</w:t>
      </w:r>
      <w:r>
        <w:rPr>
          <w:rFonts w:hint="eastAsia"/>
        </w:rPr>
        <w:t>，而空气质量传感器是采用</w:t>
      </w:r>
      <w:r>
        <w:rPr>
          <w:rFonts w:hint="eastAsia"/>
        </w:rPr>
        <w:t>ADC</w:t>
      </w:r>
      <w:r>
        <w:rPr>
          <w:rFonts w:hint="eastAsia"/>
        </w:rPr>
        <w:t>的通道</w:t>
      </w:r>
      <w:r>
        <w:rPr>
          <w:rFonts w:hint="eastAsia"/>
        </w:rPr>
        <w:t>2</w:t>
      </w:r>
      <w:r>
        <w:rPr>
          <w:rFonts w:hint="eastAsia"/>
        </w:rPr>
        <w:t>。</w:t>
      </w:r>
    </w:p>
    <w:p w14:paraId="1941E4CF" w14:textId="77777777" w:rsidR="00037415" w:rsidRDefault="00037415"/>
    <w:p w14:paraId="0FF397EB" w14:textId="77777777" w:rsidR="00037415" w:rsidRDefault="00234A3F">
      <w:pPr>
        <w:pStyle w:val="2"/>
        <w:rPr>
          <w:rFonts w:ascii="黑体" w:eastAsia="黑体" w:hAnsi="黑体" w:cs="黑体"/>
          <w:sz w:val="24"/>
        </w:rPr>
      </w:pPr>
      <w:bookmarkStart w:id="71" w:name="_Toc4149"/>
      <w:r>
        <w:rPr>
          <w:rFonts w:ascii="黑体" w:eastAsia="黑体" w:hAnsi="黑体" w:cs="黑体" w:hint="eastAsia"/>
          <w:sz w:val="24"/>
        </w:rPr>
        <w:t>3.5 MQ2可燃气体传感器</w:t>
      </w:r>
      <w:bookmarkEnd w:id="71"/>
    </w:p>
    <w:p w14:paraId="0F17C720" w14:textId="77777777" w:rsidR="00037415" w:rsidRDefault="00234A3F">
      <w:r>
        <w:rPr>
          <w:rFonts w:hint="eastAsia"/>
        </w:rPr>
        <w:t>本设计采用的可燃气体检测传感器型号为</w:t>
      </w:r>
      <w:r>
        <w:rPr>
          <w:rFonts w:hint="eastAsia"/>
        </w:rPr>
        <w:t>MQ135</w:t>
      </w:r>
      <w:r>
        <w:rPr>
          <w:rFonts w:hint="eastAsia"/>
        </w:rPr>
        <w:t>，所采用的气敏材料是在干净空气电导率比较低的二氧化锡</w:t>
      </w:r>
      <w:r>
        <w:rPr>
          <w:rFonts w:hint="eastAsia"/>
        </w:rPr>
        <w:t>(SnO2)</w:t>
      </w:r>
      <w:r>
        <w:rPr>
          <w:rFonts w:hint="eastAsia"/>
        </w:rPr>
        <w:t>，将该传感器置于有可燃气体环境中时，可燃气体传感器的电导率会随着空气中可燃气体的浓度增加而增大。使用简单的电路根据电导率与空气中可燃体浓度的变化计算出相对应的电压值。</w:t>
      </w:r>
    </w:p>
    <w:p w14:paraId="1E3EC54F" w14:textId="77777777" w:rsidR="00037415" w:rsidRDefault="00234A3F">
      <w:r>
        <w:rPr>
          <w:rFonts w:hint="eastAsia"/>
        </w:rPr>
        <w:lastRenderedPageBreak/>
        <w:t>由于人们生活水平的提高，因此人们对于居住、办公的场所空气质量要求有所提高，</w:t>
      </w:r>
      <w:r>
        <w:rPr>
          <w:rFonts w:hint="eastAsia"/>
          <w:shd w:val="clear" w:color="auto" w:fill="FFFFFF"/>
        </w:rPr>
        <w:t>MQ135</w:t>
      </w:r>
      <w:r>
        <w:rPr>
          <w:rFonts w:hint="eastAsia"/>
          <w:shd w:val="clear" w:color="auto" w:fill="FFFFFF"/>
        </w:rPr>
        <w:t>空气质量传感器对处于的环境中的液化气、丁烷、丙烷、甲烷、酒精、氢气的灵敏度极高。是一款适用于各种场合的经济高效的传感器。</w:t>
      </w:r>
    </w:p>
    <w:p w14:paraId="69242164" w14:textId="77777777" w:rsidR="00037415" w:rsidRDefault="00234A3F">
      <w:r>
        <w:rPr>
          <w:rFonts w:hint="eastAsia"/>
        </w:rPr>
        <w:t>MQ2</w:t>
      </w:r>
      <w:r>
        <w:rPr>
          <w:rFonts w:hint="eastAsia"/>
        </w:rPr>
        <w:t>可燃气体传感器原理图如图</w:t>
      </w:r>
      <w:r>
        <w:rPr>
          <w:rFonts w:hint="eastAsia"/>
        </w:rPr>
        <w:t>3.5</w:t>
      </w:r>
      <w:r>
        <w:rPr>
          <w:rFonts w:hint="eastAsia"/>
        </w:rPr>
        <w:t>所示：</w:t>
      </w:r>
    </w:p>
    <w:p w14:paraId="2A21F449" w14:textId="77777777" w:rsidR="00037415" w:rsidRDefault="00234A3F">
      <w:r>
        <w:rPr>
          <w:noProof/>
        </w:rPr>
        <w:drawing>
          <wp:inline distT="0" distB="0" distL="114300" distR="114300" wp14:anchorId="7A34E242" wp14:editId="59D8EA06">
            <wp:extent cx="3911600" cy="3825240"/>
            <wp:effectExtent l="0" t="0" r="508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8"/>
                    <a:stretch>
                      <a:fillRect/>
                    </a:stretch>
                  </pic:blipFill>
                  <pic:spPr>
                    <a:xfrm>
                      <a:off x="0" y="0"/>
                      <a:ext cx="3911600" cy="3825240"/>
                    </a:xfrm>
                    <a:prstGeom prst="rect">
                      <a:avLst/>
                    </a:prstGeom>
                    <a:noFill/>
                    <a:ln w="9525">
                      <a:noFill/>
                    </a:ln>
                  </pic:spPr>
                </pic:pic>
              </a:graphicData>
            </a:graphic>
          </wp:inline>
        </w:drawing>
      </w:r>
    </w:p>
    <w:p w14:paraId="73A57121" w14:textId="77777777" w:rsidR="00037415" w:rsidRDefault="00234A3F">
      <w:pPr>
        <w:ind w:firstLineChars="722" w:firstLine="1733"/>
      </w:pPr>
      <w:r>
        <w:rPr>
          <w:rFonts w:hint="eastAsia"/>
        </w:rPr>
        <w:t>图</w:t>
      </w:r>
      <w:r>
        <w:rPr>
          <w:rFonts w:hint="eastAsia"/>
        </w:rPr>
        <w:t>3.5 MQ2</w:t>
      </w:r>
      <w:r>
        <w:rPr>
          <w:rFonts w:hint="eastAsia"/>
        </w:rPr>
        <w:t>可燃气体传感器原理图</w:t>
      </w:r>
    </w:p>
    <w:p w14:paraId="2CF1EC4F" w14:textId="77777777" w:rsidR="00037415" w:rsidRDefault="00234A3F">
      <w:r>
        <w:rPr>
          <w:rFonts w:hint="eastAsia"/>
        </w:rPr>
        <w:t>可燃气体传感器数据采集函数与采集光照函数基本相同，不同的是光照采集用</w:t>
      </w:r>
      <w:r>
        <w:rPr>
          <w:rFonts w:hint="eastAsia"/>
        </w:rPr>
        <w:t>ADC</w:t>
      </w:r>
      <w:r>
        <w:rPr>
          <w:rFonts w:hint="eastAsia"/>
        </w:rPr>
        <w:t>通道</w:t>
      </w:r>
      <w:r>
        <w:rPr>
          <w:rFonts w:hint="eastAsia"/>
        </w:rPr>
        <w:t>1</w:t>
      </w:r>
      <w:r>
        <w:rPr>
          <w:rFonts w:hint="eastAsia"/>
        </w:rPr>
        <w:t>，而空气质量传感器是采用</w:t>
      </w:r>
      <w:r>
        <w:rPr>
          <w:rFonts w:hint="eastAsia"/>
        </w:rPr>
        <w:t>ADC</w:t>
      </w:r>
      <w:r>
        <w:rPr>
          <w:rFonts w:hint="eastAsia"/>
        </w:rPr>
        <w:t>的通道</w:t>
      </w:r>
      <w:r>
        <w:rPr>
          <w:rFonts w:hint="eastAsia"/>
        </w:rPr>
        <w:t>3</w:t>
      </w:r>
      <w:r>
        <w:rPr>
          <w:rFonts w:hint="eastAsia"/>
        </w:rPr>
        <w:t>。</w:t>
      </w:r>
    </w:p>
    <w:p w14:paraId="58036D23" w14:textId="77777777" w:rsidR="00037415" w:rsidRDefault="00037415"/>
    <w:p w14:paraId="167EBAC6" w14:textId="77777777" w:rsidR="00037415" w:rsidRDefault="00234A3F">
      <w:pPr>
        <w:pStyle w:val="2"/>
        <w:rPr>
          <w:rFonts w:ascii="黑体" w:eastAsia="黑体" w:hAnsi="黑体" w:cs="黑体"/>
          <w:sz w:val="24"/>
        </w:rPr>
      </w:pPr>
      <w:bookmarkStart w:id="72" w:name="_Toc1269"/>
      <w:r>
        <w:rPr>
          <w:rFonts w:ascii="黑体" w:eastAsia="黑体" w:hAnsi="黑体" w:cs="黑体" w:hint="eastAsia"/>
          <w:sz w:val="24"/>
        </w:rPr>
        <w:t>3.6 DHT11数字温湿度传感器</w:t>
      </w:r>
      <w:bookmarkEnd w:id="72"/>
    </w:p>
    <w:p w14:paraId="16CFF65B" w14:textId="77777777" w:rsidR="00037415" w:rsidRDefault="00234A3F">
      <w:pPr>
        <w:rPr>
          <w:shd w:val="clear" w:color="auto" w:fill="FFFFFF"/>
        </w:rPr>
      </w:pPr>
      <w:r>
        <w:rPr>
          <w:rFonts w:hint="eastAsia"/>
          <w:shd w:val="clear" w:color="auto" w:fill="FFFFFF"/>
        </w:rPr>
        <w:t>节点板采用的温湿度传感器型号为</w:t>
      </w:r>
      <w:r>
        <w:rPr>
          <w:rFonts w:hint="eastAsia"/>
          <w:shd w:val="clear" w:color="auto" w:fill="FFFFFF"/>
        </w:rPr>
        <w:t>DHT11</w:t>
      </w:r>
      <w:r>
        <w:rPr>
          <w:rFonts w:hint="eastAsia"/>
          <w:shd w:val="clear" w:color="auto" w:fill="FFFFFF"/>
        </w:rPr>
        <w:t>，是一款市面上高频率使用的数字传感器，该传感器采用温湿度传感技术和数字采集技术，硬件上包括测温元件和电阻式感湿元件，通过单总线的传输方式与处理器进行通讯，并且每次可以传输</w:t>
      </w:r>
      <w:r>
        <w:rPr>
          <w:rFonts w:hint="eastAsia"/>
          <w:shd w:val="clear" w:color="auto" w:fill="FFFFFF"/>
        </w:rPr>
        <w:t>40</w:t>
      </w:r>
      <w:r>
        <w:rPr>
          <w:rFonts w:hint="eastAsia"/>
          <w:shd w:val="clear" w:color="auto" w:fill="FFFFFF"/>
        </w:rPr>
        <w:t>位数据，高位先出。</w:t>
      </w:r>
    </w:p>
    <w:p w14:paraId="432AABEB" w14:textId="77777777" w:rsidR="00037415" w:rsidRDefault="00234A3F">
      <w:r>
        <w:rPr>
          <w:rFonts w:hint="eastAsia"/>
        </w:rPr>
        <w:t>微处理器</w:t>
      </w:r>
      <w:r>
        <w:t>(M</w:t>
      </w:r>
      <w:r>
        <w:rPr>
          <w:rFonts w:hint="eastAsia"/>
        </w:rPr>
        <w:t>3</w:t>
      </w:r>
      <w:r>
        <w:t>)</w:t>
      </w:r>
      <w:r>
        <w:rPr>
          <w:rFonts w:hint="eastAsia"/>
        </w:rPr>
        <w:t>与</w:t>
      </w:r>
      <w:r>
        <w:t>DHT11</w:t>
      </w:r>
      <w:r>
        <w:rPr>
          <w:rFonts w:hint="eastAsia"/>
        </w:rPr>
        <w:t>通信约定：</w:t>
      </w:r>
    </w:p>
    <w:p w14:paraId="57122C50" w14:textId="77777777" w:rsidR="00037415" w:rsidRDefault="00234A3F">
      <w:r>
        <w:rPr>
          <w:rFonts w:hint="eastAsia"/>
        </w:rPr>
        <w:t>主从结构，</w:t>
      </w:r>
      <w:r>
        <w:t>DHT11</w:t>
      </w:r>
      <w:r>
        <w:rPr>
          <w:rFonts w:hint="eastAsia"/>
        </w:rPr>
        <w:t>为从机，</w:t>
      </w:r>
      <w:r>
        <w:t>M0</w:t>
      </w:r>
      <w:r>
        <w:rPr>
          <w:rFonts w:hint="eastAsia"/>
        </w:rPr>
        <w:t>作为主机，</w:t>
      </w:r>
      <w:r>
        <w:rPr>
          <w:rFonts w:hint="eastAsia"/>
        </w:rPr>
        <w:t xml:space="preserve"> </w:t>
      </w:r>
      <w:r>
        <w:rPr>
          <w:rFonts w:hint="eastAsia"/>
        </w:rPr>
        <w:t>只有主机呼叫从机，从机才能应答。</w:t>
      </w:r>
    </w:p>
    <w:p w14:paraId="6F3AE003" w14:textId="77777777" w:rsidR="00037415" w:rsidRDefault="00234A3F">
      <w:r>
        <w:rPr>
          <w:rFonts w:hint="eastAsia"/>
        </w:rPr>
        <w:lastRenderedPageBreak/>
        <w:t>详细流程：</w:t>
      </w:r>
    </w:p>
    <w:p w14:paraId="40B0C2F5" w14:textId="77777777" w:rsidR="00037415" w:rsidRDefault="00234A3F">
      <w:r>
        <w:rPr>
          <w:rFonts w:hint="eastAsia"/>
        </w:rPr>
        <w:t>M0</w:t>
      </w:r>
      <w:r>
        <w:rPr>
          <w:rFonts w:hint="eastAsia"/>
        </w:rPr>
        <w:t>发送起始信号</w:t>
      </w:r>
      <w:r>
        <w:rPr>
          <w:rFonts w:hint="eastAsia"/>
        </w:rPr>
        <w:t> </w:t>
      </w:r>
      <w:r>
        <w:t>-&gt; DHT</w:t>
      </w:r>
      <w:r>
        <w:rPr>
          <w:rFonts w:hint="eastAsia"/>
        </w:rPr>
        <w:t>响应信号</w:t>
      </w:r>
      <w:r>
        <w:rPr>
          <w:rFonts w:hint="eastAsia"/>
        </w:rPr>
        <w:t> </w:t>
      </w:r>
      <w:r>
        <w:t>-&gt; DHT</w:t>
      </w:r>
      <w:r>
        <w:rPr>
          <w:rFonts w:hint="eastAsia"/>
        </w:rPr>
        <w:t>通知</w:t>
      </w:r>
      <w:r>
        <w:t>M0</w:t>
      </w:r>
      <w:r>
        <w:rPr>
          <w:rFonts w:hint="eastAsia"/>
        </w:rPr>
        <w:t>准备接受信号</w:t>
      </w:r>
      <w:r>
        <w:rPr>
          <w:rFonts w:hint="eastAsia"/>
        </w:rPr>
        <w:t> </w:t>
      </w:r>
      <w:r>
        <w:t>-&gt; DHT</w:t>
      </w:r>
      <w:r>
        <w:rPr>
          <w:rFonts w:hint="eastAsia"/>
        </w:rPr>
        <w:t>发送准备好的数据</w:t>
      </w:r>
      <w:r>
        <w:rPr>
          <w:rFonts w:hint="eastAsia"/>
        </w:rPr>
        <w:t> </w:t>
      </w:r>
      <w:r>
        <w:t>-&gt; DHT</w:t>
      </w:r>
      <w:r>
        <w:rPr>
          <w:rFonts w:hint="eastAsia"/>
        </w:rPr>
        <w:t>结束信号</w:t>
      </w:r>
      <w:r>
        <w:t>-&gt; DHT</w:t>
      </w:r>
      <w:r>
        <w:rPr>
          <w:rFonts w:hint="eastAsia"/>
        </w:rPr>
        <w:t>内部重测环境温湿度数据并记录数据等待下一次</w:t>
      </w:r>
      <w:r>
        <w:t>M0</w:t>
      </w:r>
      <w:r>
        <w:rPr>
          <w:rFonts w:hint="eastAsia"/>
        </w:rPr>
        <w:t>的起始信号。</w:t>
      </w:r>
    </w:p>
    <w:p w14:paraId="5834122F" w14:textId="77777777" w:rsidR="00037415" w:rsidRDefault="00234A3F">
      <w:r>
        <w:rPr>
          <w:rFonts w:hint="eastAsia"/>
        </w:rPr>
        <w:t>由流程可知，每一次</w:t>
      </w:r>
      <w:r>
        <w:t>M0</w:t>
      </w:r>
      <w:r>
        <w:rPr>
          <w:rFonts w:hint="eastAsia"/>
        </w:rPr>
        <w:t>获取的数据总是</w:t>
      </w:r>
      <w:r>
        <w:t>DHT</w:t>
      </w:r>
      <w:r>
        <w:rPr>
          <w:rFonts w:hint="eastAsia"/>
        </w:rPr>
        <w:t>上一次采集的数据，要想得到实时的数据，连续两次获取即可，官方不建议连续多次读取</w:t>
      </w:r>
      <w:r>
        <w:t>DHT</w:t>
      </w:r>
      <w:r>
        <w:rPr>
          <w:rFonts w:hint="eastAsia"/>
        </w:rPr>
        <w:t>，每次读取的间隔时间大于</w:t>
      </w:r>
      <w:r>
        <w:t>5</w:t>
      </w:r>
      <w:r>
        <w:rPr>
          <w:rFonts w:hint="eastAsia"/>
        </w:rPr>
        <w:t>秒就足够获取到准确的数据，上电时</w:t>
      </w:r>
      <w:r>
        <w:t>DHT</w:t>
      </w:r>
      <w:r>
        <w:rPr>
          <w:rFonts w:hint="eastAsia"/>
        </w:rPr>
        <w:t>需要</w:t>
      </w:r>
      <w:r>
        <w:t>1S</w:t>
      </w:r>
      <w:r>
        <w:rPr>
          <w:rFonts w:hint="eastAsia"/>
        </w:rPr>
        <w:t>的时间稳定。</w:t>
      </w:r>
    </w:p>
    <w:p w14:paraId="60AA8577" w14:textId="77777777" w:rsidR="00037415" w:rsidRDefault="00234A3F">
      <w:r>
        <w:rPr>
          <w:rFonts w:hint="eastAsia"/>
        </w:rPr>
        <w:t>DHT11</w:t>
      </w:r>
      <w:r>
        <w:rPr>
          <w:rFonts w:hint="eastAsia"/>
        </w:rPr>
        <w:t>数字温湿度传感器电路原理图如图</w:t>
      </w:r>
      <w:r>
        <w:rPr>
          <w:rFonts w:hint="eastAsia"/>
        </w:rPr>
        <w:t>3.6</w:t>
      </w:r>
      <w:r>
        <w:rPr>
          <w:rFonts w:hint="eastAsia"/>
        </w:rPr>
        <w:t>所示：</w:t>
      </w:r>
    </w:p>
    <w:p w14:paraId="08CF11C2" w14:textId="77777777" w:rsidR="00037415" w:rsidRDefault="00234A3F">
      <w:r>
        <w:rPr>
          <w:noProof/>
        </w:rPr>
        <w:drawing>
          <wp:inline distT="0" distB="0" distL="114300" distR="114300" wp14:anchorId="7196BF52" wp14:editId="3F369025">
            <wp:extent cx="2392680" cy="2461260"/>
            <wp:effectExtent l="0" t="0" r="0" b="762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9"/>
                    <a:stretch>
                      <a:fillRect/>
                    </a:stretch>
                  </pic:blipFill>
                  <pic:spPr>
                    <a:xfrm>
                      <a:off x="0" y="0"/>
                      <a:ext cx="2392680" cy="2461260"/>
                    </a:xfrm>
                    <a:prstGeom prst="rect">
                      <a:avLst/>
                    </a:prstGeom>
                    <a:noFill/>
                    <a:ln w="9525">
                      <a:noFill/>
                    </a:ln>
                  </pic:spPr>
                </pic:pic>
              </a:graphicData>
            </a:graphic>
          </wp:inline>
        </w:drawing>
      </w:r>
    </w:p>
    <w:p w14:paraId="0AE8E5B2" w14:textId="77777777" w:rsidR="00037415" w:rsidRDefault="00234A3F">
      <w:r>
        <w:rPr>
          <w:rFonts w:hint="eastAsia"/>
        </w:rPr>
        <w:t>图</w:t>
      </w:r>
      <w:r>
        <w:rPr>
          <w:rFonts w:hint="eastAsia"/>
        </w:rPr>
        <w:t>3.6  DHT11</w:t>
      </w:r>
      <w:r>
        <w:rPr>
          <w:rFonts w:hint="eastAsia"/>
        </w:rPr>
        <w:t>数字温湿度传感器电路原理图</w:t>
      </w:r>
    </w:p>
    <w:p w14:paraId="23C08335" w14:textId="77777777" w:rsidR="00037415" w:rsidRDefault="00234A3F">
      <w:r>
        <w:rPr>
          <w:rFonts w:hint="eastAsia"/>
        </w:rPr>
        <w:t>DHT11</w:t>
      </w:r>
      <w:r>
        <w:rPr>
          <w:rFonts w:hint="eastAsia"/>
        </w:rPr>
        <w:t>初始化相关函数分析</w:t>
      </w:r>
    </w:p>
    <w:p w14:paraId="2B763BCE" w14:textId="77777777" w:rsidR="00037415" w:rsidRDefault="00234A3F">
      <w:r>
        <w:rPr>
          <w:rFonts w:hint="eastAsia"/>
        </w:rPr>
        <w:t>/*******DHT11</w:t>
      </w:r>
      <w:r>
        <w:rPr>
          <w:rFonts w:hint="eastAsia"/>
        </w:rPr>
        <w:t>功能管脚初始化函数</w:t>
      </w:r>
      <w:r>
        <w:rPr>
          <w:rFonts w:hint="eastAsia"/>
        </w:rPr>
        <w:t>******/</w:t>
      </w:r>
    </w:p>
    <w:p w14:paraId="71E12679" w14:textId="77777777" w:rsidR="00037415" w:rsidRDefault="00234A3F">
      <w:r>
        <w:rPr>
          <w:rFonts w:hint="eastAsia"/>
        </w:rPr>
        <w:t>void DHT11_IO_Init(void)</w:t>
      </w:r>
    </w:p>
    <w:p w14:paraId="658DEB96" w14:textId="77777777" w:rsidR="00037415" w:rsidRDefault="00234A3F">
      <w:r>
        <w:rPr>
          <w:rFonts w:hint="eastAsia"/>
        </w:rPr>
        <w:t>{</w:t>
      </w:r>
    </w:p>
    <w:p w14:paraId="1093CE9C" w14:textId="77777777" w:rsidR="00037415" w:rsidRDefault="00234A3F">
      <w:r>
        <w:rPr>
          <w:rFonts w:hint="eastAsia"/>
        </w:rPr>
        <w:tab/>
        <w:t>/*</w:t>
      </w:r>
      <w:r>
        <w:rPr>
          <w:rFonts w:hint="eastAsia"/>
        </w:rPr>
        <w:t>使能时钟</w:t>
      </w:r>
      <w:r>
        <w:rPr>
          <w:rFonts w:hint="eastAsia"/>
        </w:rPr>
        <w:t xml:space="preserve"> */</w:t>
      </w:r>
    </w:p>
    <w:p w14:paraId="1169E67B" w14:textId="77777777" w:rsidR="00037415" w:rsidRDefault="00234A3F">
      <w:r>
        <w:rPr>
          <w:rFonts w:hint="eastAsia"/>
        </w:rPr>
        <w:tab/>
        <w:t>RCC-&gt;APB2ENR |= 1 &lt;&lt; 3;</w:t>
      </w:r>
    </w:p>
    <w:p w14:paraId="26BBABD1" w14:textId="77777777" w:rsidR="00037415" w:rsidRDefault="00234A3F">
      <w:r>
        <w:rPr>
          <w:rFonts w:hint="eastAsia"/>
        </w:rPr>
        <w:tab/>
        <w:t>/*</w:t>
      </w:r>
      <w:r>
        <w:rPr>
          <w:rFonts w:hint="eastAsia"/>
        </w:rPr>
        <w:t>设置工作模式</w:t>
      </w:r>
      <w:r>
        <w:rPr>
          <w:rFonts w:hint="eastAsia"/>
        </w:rPr>
        <w:t>*/</w:t>
      </w:r>
    </w:p>
    <w:p w14:paraId="08BB2E12" w14:textId="77777777" w:rsidR="00037415" w:rsidRDefault="00234A3F">
      <w:r>
        <w:rPr>
          <w:rFonts w:hint="eastAsia"/>
        </w:rPr>
        <w:tab/>
        <w:t>GPIOB-&gt;CRL &amp;= 0xf0ffffff;</w:t>
      </w:r>
    </w:p>
    <w:p w14:paraId="0FE32469" w14:textId="77777777" w:rsidR="00037415" w:rsidRDefault="00234A3F">
      <w:r>
        <w:rPr>
          <w:rFonts w:hint="eastAsia"/>
        </w:rPr>
        <w:tab/>
        <w:t>GPIOB-&gt;CRL |= 0x07000000;  //</w:t>
      </w:r>
      <w:r>
        <w:rPr>
          <w:rFonts w:hint="eastAsia"/>
        </w:rPr>
        <w:t>推挽输出</w:t>
      </w:r>
    </w:p>
    <w:p w14:paraId="17F888A5" w14:textId="77777777" w:rsidR="00037415" w:rsidRDefault="00234A3F">
      <w:r>
        <w:rPr>
          <w:rFonts w:hint="eastAsia"/>
        </w:rPr>
        <w:tab/>
        <w:t>/*</w:t>
      </w:r>
      <w:r>
        <w:rPr>
          <w:rFonts w:hint="eastAsia"/>
        </w:rPr>
        <w:t>总线空闲状态（高电平）</w:t>
      </w:r>
      <w:r>
        <w:rPr>
          <w:rFonts w:hint="eastAsia"/>
        </w:rPr>
        <w:t xml:space="preserve"> */</w:t>
      </w:r>
    </w:p>
    <w:p w14:paraId="349ED3C5" w14:textId="77777777" w:rsidR="00037415" w:rsidRDefault="00234A3F">
      <w:r>
        <w:rPr>
          <w:rFonts w:hint="eastAsia"/>
        </w:rPr>
        <w:tab/>
        <w:t>GPIOB-&gt;ODR |= 1 &lt;&lt; 6;</w:t>
      </w:r>
    </w:p>
    <w:p w14:paraId="4C2EFE63" w14:textId="77777777" w:rsidR="00037415" w:rsidRDefault="00234A3F">
      <w:r>
        <w:rPr>
          <w:rFonts w:hint="eastAsia"/>
        </w:rPr>
        <w:lastRenderedPageBreak/>
        <w:t>}</w:t>
      </w:r>
    </w:p>
    <w:p w14:paraId="41E2034B" w14:textId="77777777" w:rsidR="00037415" w:rsidRDefault="00037415"/>
    <w:p w14:paraId="16A51A3B" w14:textId="77777777" w:rsidR="00037415" w:rsidRDefault="00234A3F">
      <w:pPr>
        <w:ind w:firstLineChars="0" w:firstLine="0"/>
      </w:pPr>
      <w:r>
        <w:rPr>
          <w:rFonts w:hint="eastAsia"/>
        </w:rPr>
        <w:t>3.7 ADC</w:t>
      </w:r>
      <w:r>
        <w:rPr>
          <w:rFonts w:hint="eastAsia"/>
        </w:rPr>
        <w:t>模块</w:t>
      </w:r>
    </w:p>
    <w:p w14:paraId="56EC15EF" w14:textId="77777777" w:rsidR="00037415" w:rsidRDefault="00234A3F">
      <w:r>
        <w:rPr>
          <w:rFonts w:hint="eastAsia"/>
        </w:rPr>
        <w:t>我们将模拟量转换成数字量的过程，简称为</w:t>
      </w:r>
      <w:r>
        <w:rPr>
          <w:rFonts w:hint="eastAsia"/>
        </w:rPr>
        <w:t>AD</w:t>
      </w:r>
      <w:r>
        <w:rPr>
          <w:rFonts w:hint="eastAsia"/>
        </w:rPr>
        <w:t>转换，完成这种转换的电路称为模数转换器（</w:t>
      </w:r>
      <w:r>
        <w:rPr>
          <w:rFonts w:hint="eastAsia"/>
        </w:rPr>
        <w:t>Analog to Digital Convertor</w:t>
      </w:r>
      <w:r>
        <w:rPr>
          <w:rFonts w:hint="eastAsia"/>
        </w:rPr>
        <w:t>），简称</w:t>
      </w:r>
      <w:r>
        <w:rPr>
          <w:rFonts w:hint="eastAsia"/>
        </w:rPr>
        <w:t>ADC</w:t>
      </w:r>
      <w:r>
        <w:rPr>
          <w:rFonts w:hint="eastAsia"/>
        </w:rPr>
        <w:t>。</w:t>
      </w:r>
    </w:p>
    <w:p w14:paraId="3A125D1F" w14:textId="77777777" w:rsidR="00037415" w:rsidRDefault="00234A3F">
      <w:r>
        <w:rPr>
          <w:rFonts w:hint="eastAsia"/>
        </w:rPr>
        <w:t>模拟信号（模拟量）转换成数字信号（数字量）一般分为</w:t>
      </w:r>
      <w:r>
        <w:rPr>
          <w:rFonts w:hint="eastAsia"/>
        </w:rPr>
        <w:t>4</w:t>
      </w:r>
      <w:r>
        <w:rPr>
          <w:rFonts w:hint="eastAsia"/>
        </w:rPr>
        <w:t>个步骤，分别是：采样（取样、采集）、保持（保存）、量化（求平均值、滤波）以及编码。</w:t>
      </w:r>
    </w:p>
    <w:p w14:paraId="6D8B4C4B" w14:textId="77777777" w:rsidR="00037415" w:rsidRDefault="00234A3F">
      <w:r>
        <w:rPr>
          <w:rFonts w:hint="eastAsia"/>
        </w:rPr>
        <w:t>STM32F10x</w:t>
      </w:r>
      <w:r>
        <w:rPr>
          <w:rFonts w:hint="eastAsia"/>
        </w:rPr>
        <w:t>芯片一共有</w:t>
      </w:r>
      <w:r>
        <w:rPr>
          <w:rFonts w:hint="eastAsia"/>
        </w:rPr>
        <w:t>3</w:t>
      </w:r>
      <w:r>
        <w:rPr>
          <w:rFonts w:hint="eastAsia"/>
        </w:rPr>
        <w:t>个</w:t>
      </w:r>
      <w:r>
        <w:rPr>
          <w:rFonts w:hint="eastAsia"/>
        </w:rPr>
        <w:t>ADC</w:t>
      </w:r>
      <w:r>
        <w:rPr>
          <w:rFonts w:hint="eastAsia"/>
        </w:rPr>
        <w:t>模块（</w:t>
      </w:r>
      <w:r>
        <w:rPr>
          <w:rFonts w:hint="eastAsia"/>
        </w:rPr>
        <w:t>ADC1</w:t>
      </w:r>
      <w:r>
        <w:rPr>
          <w:rFonts w:hint="eastAsia"/>
        </w:rPr>
        <w:t>、</w:t>
      </w:r>
      <w:r>
        <w:rPr>
          <w:rFonts w:hint="eastAsia"/>
        </w:rPr>
        <w:t>ADC2</w:t>
      </w:r>
      <w:r>
        <w:rPr>
          <w:rFonts w:hint="eastAsia"/>
        </w:rPr>
        <w:t>、</w:t>
      </w:r>
      <w:r>
        <w:rPr>
          <w:rFonts w:hint="eastAsia"/>
        </w:rPr>
        <w:t>ADC3</w:t>
      </w:r>
      <w:r>
        <w:rPr>
          <w:rFonts w:hint="eastAsia"/>
        </w:rPr>
        <w:t>），每一个</w:t>
      </w:r>
      <w:r>
        <w:rPr>
          <w:rFonts w:hint="eastAsia"/>
        </w:rPr>
        <w:t>ADC</w:t>
      </w:r>
      <w:r>
        <w:rPr>
          <w:rFonts w:hint="eastAsia"/>
        </w:rPr>
        <w:t>模块都是一个</w:t>
      </w:r>
      <w:r>
        <w:rPr>
          <w:rFonts w:hint="eastAsia"/>
        </w:rPr>
        <w:t>12</w:t>
      </w:r>
      <w:r>
        <w:rPr>
          <w:rFonts w:hint="eastAsia"/>
        </w:rPr>
        <w:t>位转换精度，转换方式为逐次逼近式的模数转换器，均有</w:t>
      </w:r>
      <w:r>
        <w:rPr>
          <w:rFonts w:hint="eastAsia"/>
        </w:rPr>
        <w:t>18</w:t>
      </w:r>
      <w:r>
        <w:rPr>
          <w:rFonts w:hint="eastAsia"/>
        </w:rPr>
        <w:t>个测量通道（通道编号：</w:t>
      </w:r>
      <w:r>
        <w:rPr>
          <w:rFonts w:hint="eastAsia"/>
        </w:rPr>
        <w:t>0</w:t>
      </w:r>
      <w:r>
        <w:rPr>
          <w:rFonts w:hint="eastAsia"/>
        </w:rPr>
        <w:t>～</w:t>
      </w:r>
      <w:r>
        <w:rPr>
          <w:rFonts w:hint="eastAsia"/>
        </w:rPr>
        <w:t>17</w:t>
      </w:r>
      <w:r>
        <w:rPr>
          <w:rFonts w:hint="eastAsia"/>
        </w:rPr>
        <w:t>），可以测量</w:t>
      </w:r>
      <w:r>
        <w:rPr>
          <w:rFonts w:hint="eastAsia"/>
        </w:rPr>
        <w:t>16</w:t>
      </w:r>
      <w:r>
        <w:rPr>
          <w:rFonts w:hint="eastAsia"/>
        </w:rPr>
        <w:t>个外部信号源以及</w:t>
      </w:r>
      <w:r>
        <w:rPr>
          <w:rFonts w:hint="eastAsia"/>
        </w:rPr>
        <w:t>2</w:t>
      </w:r>
      <w:r>
        <w:rPr>
          <w:rFonts w:hint="eastAsia"/>
        </w:rPr>
        <w:t>个内部信号源。每个通道都可以实现单次（只工作一个周期）或者连续（循环工作周期）、扫描（一个工作周期内转换多个通道）以及间断（不连续扫描），并且把</w:t>
      </w:r>
      <w:r>
        <w:rPr>
          <w:rFonts w:hint="eastAsia"/>
        </w:rPr>
        <w:t>ADC</w:t>
      </w:r>
      <w:r>
        <w:rPr>
          <w:rFonts w:hint="eastAsia"/>
        </w:rPr>
        <w:t>转换的结果以左对齐（高位对齐）或右对齐（低位对齐）的方式存储在</w:t>
      </w:r>
      <w:r>
        <w:rPr>
          <w:rFonts w:hint="eastAsia"/>
        </w:rPr>
        <w:t>16</w:t>
      </w:r>
      <w:r>
        <w:rPr>
          <w:rFonts w:hint="eastAsia"/>
        </w:rPr>
        <w:t>个的数据存储器中。同时可以对输入的电压进行检测是否超出用户设定的上阀值和下阀值。</w:t>
      </w:r>
      <w:r>
        <w:rPr>
          <w:rFonts w:hint="eastAsia"/>
        </w:rPr>
        <w:t>ADC</w:t>
      </w:r>
      <w:r>
        <w:rPr>
          <w:rFonts w:hint="eastAsia"/>
        </w:rPr>
        <w:t>模块的工作时钟来源于</w:t>
      </w:r>
      <w:r>
        <w:rPr>
          <w:rFonts w:hint="eastAsia"/>
        </w:rPr>
        <w:t>APB2</w:t>
      </w:r>
      <w:r>
        <w:rPr>
          <w:rFonts w:hint="eastAsia"/>
        </w:rPr>
        <w:t>系统总线，并且</w:t>
      </w:r>
      <w:r>
        <w:rPr>
          <w:rFonts w:hint="eastAsia"/>
        </w:rPr>
        <w:t>ADC</w:t>
      </w:r>
      <w:r>
        <w:rPr>
          <w:rFonts w:hint="eastAsia"/>
        </w:rPr>
        <w:t>模块的最大工作频率为</w:t>
      </w:r>
      <w:r>
        <w:rPr>
          <w:rFonts w:hint="eastAsia"/>
        </w:rPr>
        <w:t>14MHz</w:t>
      </w:r>
      <w:r>
        <w:rPr>
          <w:rFonts w:hint="eastAsia"/>
        </w:rPr>
        <w:t>。</w:t>
      </w:r>
    </w:p>
    <w:p w14:paraId="13FAD7E1" w14:textId="77777777" w:rsidR="00037415" w:rsidRDefault="00234A3F">
      <w:r>
        <w:rPr>
          <w:rFonts w:hint="eastAsia"/>
        </w:rPr>
        <w:t>ADC</w:t>
      </w:r>
      <w:r>
        <w:rPr>
          <w:rFonts w:hint="eastAsia"/>
        </w:rPr>
        <w:t>工作原理图如图</w:t>
      </w:r>
      <w:r>
        <w:rPr>
          <w:rFonts w:hint="eastAsia"/>
        </w:rPr>
        <w:t>3.7</w:t>
      </w:r>
      <w:r>
        <w:rPr>
          <w:rFonts w:hint="eastAsia"/>
        </w:rPr>
        <w:t>所示：</w:t>
      </w:r>
    </w:p>
    <w:p w14:paraId="19388551" w14:textId="77777777" w:rsidR="00037415" w:rsidRDefault="00234A3F">
      <w:r>
        <w:rPr>
          <w:noProof/>
        </w:rPr>
        <w:drawing>
          <wp:inline distT="0" distB="0" distL="114300" distR="114300" wp14:anchorId="2B44AFE3" wp14:editId="051C6625">
            <wp:extent cx="4767580" cy="2369820"/>
            <wp:effectExtent l="0" t="0" r="2540"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0"/>
                    <a:stretch>
                      <a:fillRect/>
                    </a:stretch>
                  </pic:blipFill>
                  <pic:spPr>
                    <a:xfrm>
                      <a:off x="0" y="0"/>
                      <a:ext cx="4767580" cy="2369820"/>
                    </a:xfrm>
                    <a:prstGeom prst="rect">
                      <a:avLst/>
                    </a:prstGeom>
                    <a:noFill/>
                    <a:ln w="9525">
                      <a:noFill/>
                    </a:ln>
                  </pic:spPr>
                </pic:pic>
              </a:graphicData>
            </a:graphic>
          </wp:inline>
        </w:drawing>
      </w:r>
    </w:p>
    <w:p w14:paraId="285F3F35" w14:textId="77777777" w:rsidR="00037415" w:rsidRDefault="00234A3F">
      <w:pPr>
        <w:jc w:val="center"/>
      </w:pPr>
      <w:r>
        <w:rPr>
          <w:rFonts w:hint="eastAsia"/>
        </w:rPr>
        <w:t>图</w:t>
      </w:r>
      <w:r>
        <w:rPr>
          <w:rFonts w:hint="eastAsia"/>
        </w:rPr>
        <w:t>3.7 ADC</w:t>
      </w:r>
      <w:r>
        <w:rPr>
          <w:rFonts w:hint="eastAsia"/>
        </w:rPr>
        <w:t>工作原理图</w:t>
      </w:r>
    </w:p>
    <w:p w14:paraId="6908925E" w14:textId="77777777" w:rsidR="00037415" w:rsidRDefault="00234A3F">
      <w:pPr>
        <w:ind w:firstLineChars="0" w:firstLine="0"/>
      </w:pPr>
      <w:r>
        <w:rPr>
          <w:rFonts w:hint="eastAsia"/>
        </w:rPr>
        <w:t>ADC</w:t>
      </w:r>
      <w:r>
        <w:rPr>
          <w:rFonts w:hint="eastAsia"/>
        </w:rPr>
        <w:t>初始化函数分析如下：</w:t>
      </w:r>
    </w:p>
    <w:p w14:paraId="08E4103F" w14:textId="77777777" w:rsidR="00037415" w:rsidRDefault="00234A3F">
      <w:pPr>
        <w:ind w:firstLineChars="0" w:firstLine="0"/>
      </w:pPr>
      <w:r>
        <w:rPr>
          <w:rFonts w:hint="eastAsia"/>
        </w:rPr>
        <w:t>void ADC_IN12_Init(void)</w:t>
      </w:r>
    </w:p>
    <w:p w14:paraId="304FEA2C" w14:textId="77777777" w:rsidR="00037415" w:rsidRDefault="00234A3F">
      <w:pPr>
        <w:ind w:firstLineChars="0" w:firstLine="0"/>
      </w:pPr>
      <w:r>
        <w:rPr>
          <w:rFonts w:hint="eastAsia"/>
        </w:rPr>
        <w:t>{</w:t>
      </w:r>
    </w:p>
    <w:p w14:paraId="04D7770D" w14:textId="77777777" w:rsidR="00037415" w:rsidRDefault="00234A3F">
      <w:pPr>
        <w:ind w:firstLineChars="0" w:firstLine="0"/>
      </w:pPr>
      <w:r>
        <w:rPr>
          <w:rFonts w:hint="eastAsia"/>
        </w:rPr>
        <w:lastRenderedPageBreak/>
        <w:tab/>
        <w:t>/*</w:t>
      </w:r>
      <w:r>
        <w:rPr>
          <w:rFonts w:hint="eastAsia"/>
        </w:rPr>
        <w:t>初始化</w:t>
      </w:r>
      <w:r>
        <w:rPr>
          <w:rFonts w:hint="eastAsia"/>
        </w:rPr>
        <w:t>ADC</w:t>
      </w:r>
      <w:r>
        <w:rPr>
          <w:rFonts w:hint="eastAsia"/>
        </w:rPr>
        <w:t>模块功能管脚对应的</w:t>
      </w:r>
      <w:r>
        <w:rPr>
          <w:rFonts w:hint="eastAsia"/>
        </w:rPr>
        <w:t>GPIO</w:t>
      </w:r>
      <w:r>
        <w:rPr>
          <w:rFonts w:hint="eastAsia"/>
        </w:rPr>
        <w:t>端口</w:t>
      </w:r>
      <w:r>
        <w:rPr>
          <w:rFonts w:hint="eastAsia"/>
        </w:rPr>
        <w:t xml:space="preserve"> */</w:t>
      </w:r>
    </w:p>
    <w:p w14:paraId="58FED1C3" w14:textId="77777777" w:rsidR="00037415" w:rsidRDefault="00234A3F">
      <w:pPr>
        <w:ind w:firstLineChars="0" w:firstLine="0"/>
      </w:pPr>
      <w:r>
        <w:rPr>
          <w:rFonts w:hint="eastAsia"/>
        </w:rPr>
        <w:tab/>
        <w:t xml:space="preserve">RCC-&gt;APB2ENR |= 1 &lt;&lt; 2;   </w:t>
      </w:r>
      <w:r>
        <w:rPr>
          <w:rFonts w:hint="eastAsia"/>
        </w:rPr>
        <w:tab/>
      </w:r>
      <w:r>
        <w:rPr>
          <w:rFonts w:hint="eastAsia"/>
        </w:rPr>
        <w:tab/>
        <w:t>//</w:t>
      </w:r>
      <w:r>
        <w:rPr>
          <w:rFonts w:hint="eastAsia"/>
        </w:rPr>
        <w:t>使能</w:t>
      </w:r>
      <w:r>
        <w:rPr>
          <w:rFonts w:hint="eastAsia"/>
        </w:rPr>
        <w:t>A</w:t>
      </w:r>
      <w:r>
        <w:rPr>
          <w:rFonts w:hint="eastAsia"/>
        </w:rPr>
        <w:t>端口</w:t>
      </w:r>
    </w:p>
    <w:p w14:paraId="42C20DD7" w14:textId="77777777" w:rsidR="00037415" w:rsidRDefault="00234A3F">
      <w:pPr>
        <w:ind w:firstLineChars="0" w:firstLine="0"/>
      </w:pPr>
      <w:r>
        <w:rPr>
          <w:rFonts w:hint="eastAsia"/>
        </w:rPr>
        <w:tab/>
        <w:t>GPIOA-&gt;CRL &amp;= 0xffff000f;</w:t>
      </w:r>
      <w:r>
        <w:rPr>
          <w:rFonts w:hint="eastAsia"/>
        </w:rPr>
        <w:tab/>
      </w:r>
      <w:r>
        <w:rPr>
          <w:rFonts w:hint="eastAsia"/>
        </w:rPr>
        <w:tab/>
      </w:r>
      <w:r>
        <w:rPr>
          <w:rFonts w:hint="eastAsia"/>
        </w:rPr>
        <w:tab/>
        <w:t>//</w:t>
      </w:r>
      <w:r>
        <w:rPr>
          <w:rFonts w:hint="eastAsia"/>
        </w:rPr>
        <w:t>把</w:t>
      </w:r>
      <w:r>
        <w:rPr>
          <w:rFonts w:hint="eastAsia"/>
        </w:rPr>
        <w:t>PA1</w:t>
      </w:r>
      <w:r>
        <w:rPr>
          <w:rFonts w:hint="eastAsia"/>
        </w:rPr>
        <w:t>、</w:t>
      </w:r>
      <w:r>
        <w:rPr>
          <w:rFonts w:hint="eastAsia"/>
        </w:rPr>
        <w:t>PA2</w:t>
      </w:r>
      <w:r>
        <w:rPr>
          <w:rFonts w:hint="eastAsia"/>
        </w:rPr>
        <w:t>、</w:t>
      </w:r>
      <w:r>
        <w:rPr>
          <w:rFonts w:hint="eastAsia"/>
        </w:rPr>
        <w:t>PA3</w:t>
      </w:r>
      <w:r>
        <w:rPr>
          <w:rFonts w:hint="eastAsia"/>
        </w:rPr>
        <w:t>清零</w:t>
      </w:r>
      <w:r>
        <w:rPr>
          <w:rFonts w:hint="eastAsia"/>
        </w:rPr>
        <w:t xml:space="preserve"> </w:t>
      </w:r>
      <w:r>
        <w:rPr>
          <w:rFonts w:hint="eastAsia"/>
        </w:rPr>
        <w:t>模拟输入模式</w:t>
      </w:r>
    </w:p>
    <w:p w14:paraId="2999CF71" w14:textId="77777777" w:rsidR="00037415" w:rsidRDefault="00234A3F">
      <w:pPr>
        <w:ind w:firstLineChars="0" w:firstLine="0"/>
      </w:pPr>
      <w:r>
        <w:rPr>
          <w:rFonts w:hint="eastAsia"/>
        </w:rPr>
        <w:tab/>
      </w:r>
    </w:p>
    <w:p w14:paraId="0CB7EFD4" w14:textId="77777777" w:rsidR="00037415" w:rsidRDefault="00234A3F">
      <w:pPr>
        <w:ind w:firstLineChars="0" w:firstLine="0"/>
      </w:pPr>
      <w:r>
        <w:rPr>
          <w:rFonts w:hint="eastAsia"/>
        </w:rPr>
        <w:tab/>
        <w:t xml:space="preserve">/* </w:t>
      </w:r>
      <w:r>
        <w:rPr>
          <w:rFonts w:hint="eastAsia"/>
        </w:rPr>
        <w:t>初始化</w:t>
      </w:r>
      <w:r>
        <w:rPr>
          <w:rFonts w:hint="eastAsia"/>
        </w:rPr>
        <w:t>ADC</w:t>
      </w:r>
      <w:r>
        <w:rPr>
          <w:rFonts w:hint="eastAsia"/>
        </w:rPr>
        <w:t>模块工作模式</w:t>
      </w:r>
      <w:r>
        <w:rPr>
          <w:rFonts w:hint="eastAsia"/>
        </w:rPr>
        <w:t>*/</w:t>
      </w:r>
    </w:p>
    <w:p w14:paraId="07786053" w14:textId="77777777" w:rsidR="00037415" w:rsidRDefault="00234A3F">
      <w:pPr>
        <w:ind w:firstLineChars="0" w:firstLine="0"/>
      </w:pPr>
      <w:r>
        <w:rPr>
          <w:rFonts w:hint="eastAsia"/>
        </w:rPr>
        <w:tab/>
        <w:t>RCC-&gt;APB2ENR |= 1 &lt;&lt; 9;        //</w:t>
      </w:r>
      <w:r>
        <w:rPr>
          <w:rFonts w:hint="eastAsia"/>
        </w:rPr>
        <w:t>使能</w:t>
      </w:r>
      <w:r>
        <w:rPr>
          <w:rFonts w:hint="eastAsia"/>
        </w:rPr>
        <w:t>ADC_1</w:t>
      </w:r>
      <w:r>
        <w:rPr>
          <w:rFonts w:hint="eastAsia"/>
        </w:rPr>
        <w:t>模块时钟</w:t>
      </w:r>
    </w:p>
    <w:p w14:paraId="30140E7E" w14:textId="77777777" w:rsidR="00037415" w:rsidRDefault="00234A3F">
      <w:pPr>
        <w:ind w:firstLineChars="0" w:firstLine="0"/>
      </w:pPr>
      <w:r>
        <w:rPr>
          <w:rFonts w:hint="eastAsia"/>
        </w:rPr>
        <w:tab/>
        <w:t>RCC-&gt;CFGR &amp;= ~(3 &lt;&lt; 14);</w:t>
      </w:r>
      <w:r>
        <w:rPr>
          <w:rFonts w:hint="eastAsia"/>
        </w:rPr>
        <w:tab/>
      </w:r>
      <w:r>
        <w:rPr>
          <w:rFonts w:hint="eastAsia"/>
        </w:rPr>
        <w:tab/>
        <w:t xml:space="preserve"> //</w:t>
      </w:r>
      <w:r>
        <w:rPr>
          <w:rFonts w:hint="eastAsia"/>
        </w:rPr>
        <w:t>把</w:t>
      </w:r>
      <w:r>
        <w:rPr>
          <w:rFonts w:hint="eastAsia"/>
        </w:rPr>
        <w:t>ADC</w:t>
      </w:r>
      <w:r>
        <w:rPr>
          <w:rFonts w:hint="eastAsia"/>
        </w:rPr>
        <w:t>预分频寄存器的</w:t>
      </w:r>
      <w:r>
        <w:rPr>
          <w:rFonts w:hint="eastAsia"/>
        </w:rPr>
        <w:t>14</w:t>
      </w:r>
      <w:r>
        <w:rPr>
          <w:rFonts w:hint="eastAsia"/>
        </w:rPr>
        <w:t>、</w:t>
      </w:r>
      <w:r>
        <w:rPr>
          <w:rFonts w:hint="eastAsia"/>
        </w:rPr>
        <w:t>15</w:t>
      </w:r>
      <w:r>
        <w:rPr>
          <w:rFonts w:hint="eastAsia"/>
        </w:rPr>
        <w:t>位清零</w:t>
      </w:r>
    </w:p>
    <w:p w14:paraId="0C7CD669" w14:textId="77777777" w:rsidR="00037415" w:rsidRDefault="00234A3F">
      <w:pPr>
        <w:ind w:firstLineChars="0" w:firstLine="0"/>
      </w:pPr>
      <w:r>
        <w:rPr>
          <w:rFonts w:hint="eastAsia"/>
        </w:rPr>
        <w:tab/>
        <w:t>RCC-&gt;CFGR |= 2 &lt;&lt; 14;        //6</w:t>
      </w:r>
      <w:r>
        <w:rPr>
          <w:rFonts w:hint="eastAsia"/>
        </w:rPr>
        <w:t>分频，</w:t>
      </w:r>
      <w:proofErr w:type="spellStart"/>
      <w:r>
        <w:rPr>
          <w:rFonts w:hint="eastAsia"/>
        </w:rPr>
        <w:t>adc</w:t>
      </w:r>
      <w:proofErr w:type="spellEnd"/>
      <w:r>
        <w:rPr>
          <w:rFonts w:hint="eastAsia"/>
        </w:rPr>
        <w:t>工作时钟：该芯片上</w:t>
      </w:r>
      <w:r>
        <w:rPr>
          <w:rFonts w:hint="eastAsia"/>
        </w:rPr>
        <w:t>ADC</w:t>
      </w:r>
      <w:r>
        <w:rPr>
          <w:rFonts w:hint="eastAsia"/>
        </w:rPr>
        <w:t>最大工作频率为</w:t>
      </w:r>
      <w:r>
        <w:rPr>
          <w:rFonts w:hint="eastAsia"/>
        </w:rPr>
        <w:t>14MHZ</w:t>
      </w:r>
    </w:p>
    <w:p w14:paraId="2C3A3D6F" w14:textId="77777777" w:rsidR="00037415" w:rsidRDefault="00234A3F">
      <w:pPr>
        <w:ind w:firstLineChars="0" w:firstLine="0"/>
      </w:pPr>
      <w:r>
        <w:rPr>
          <w:rFonts w:hint="eastAsia"/>
        </w:rPr>
        <w:tab/>
        <w:t>ADC1-&gt;CR1 &amp;= ~(0x0f &lt;&lt; 16);   //</w:t>
      </w:r>
      <w:r>
        <w:rPr>
          <w:rFonts w:hint="eastAsia"/>
        </w:rPr>
        <w:t>单</w:t>
      </w:r>
      <w:r>
        <w:rPr>
          <w:rFonts w:hint="eastAsia"/>
        </w:rPr>
        <w:t>AD</w:t>
      </w:r>
      <w:r>
        <w:rPr>
          <w:rFonts w:hint="eastAsia"/>
        </w:rPr>
        <w:t>工作模式，只用一个</w:t>
      </w:r>
      <w:r>
        <w:rPr>
          <w:rFonts w:hint="eastAsia"/>
        </w:rPr>
        <w:t>ADC</w:t>
      </w:r>
    </w:p>
    <w:p w14:paraId="51538325" w14:textId="77777777" w:rsidR="00037415" w:rsidRDefault="00234A3F">
      <w:pPr>
        <w:ind w:firstLineChars="0" w:firstLine="0"/>
      </w:pPr>
      <w:r>
        <w:rPr>
          <w:rFonts w:hint="eastAsia"/>
        </w:rPr>
        <w:tab/>
        <w:t xml:space="preserve">ADC1-&gt;CR1 |= 1 &lt;&lt; 8; </w:t>
      </w:r>
      <w:r>
        <w:rPr>
          <w:rFonts w:hint="eastAsia"/>
        </w:rPr>
        <w:tab/>
        <w:t xml:space="preserve"> </w:t>
      </w:r>
      <w:r>
        <w:rPr>
          <w:rFonts w:hint="eastAsia"/>
        </w:rPr>
        <w:tab/>
        <w:t xml:space="preserve"> </w:t>
      </w:r>
      <w:r>
        <w:rPr>
          <w:rFonts w:hint="eastAsia"/>
        </w:rPr>
        <w:tab/>
        <w:t xml:space="preserve"> //</w:t>
      </w:r>
      <w:r>
        <w:rPr>
          <w:rFonts w:hint="eastAsia"/>
        </w:rPr>
        <w:t>开启扫描模式</w:t>
      </w:r>
    </w:p>
    <w:p w14:paraId="0BDB08A6" w14:textId="77777777" w:rsidR="00037415" w:rsidRDefault="00234A3F">
      <w:pPr>
        <w:ind w:firstLineChars="0" w:firstLine="0"/>
      </w:pPr>
      <w:r>
        <w:rPr>
          <w:rFonts w:hint="eastAsia"/>
        </w:rPr>
        <w:tab/>
        <w:t>ADC1-&gt;CR2 |= 1 &lt;&lt; 15;         //</w:t>
      </w:r>
      <w:r>
        <w:rPr>
          <w:rFonts w:hint="eastAsia"/>
        </w:rPr>
        <w:t>注入通道的外部触发转换模式使能</w:t>
      </w:r>
    </w:p>
    <w:p w14:paraId="6CE7727D" w14:textId="77777777" w:rsidR="00037415" w:rsidRDefault="00234A3F">
      <w:pPr>
        <w:ind w:firstLineChars="0" w:firstLine="0"/>
      </w:pPr>
      <w:r>
        <w:rPr>
          <w:rFonts w:hint="eastAsia"/>
        </w:rPr>
        <w:tab/>
        <w:t>ADC1-&gt;CR2 |= 7 &lt;&lt; 12;       //</w:t>
      </w:r>
      <w:r>
        <w:rPr>
          <w:rFonts w:hint="eastAsia"/>
        </w:rPr>
        <w:t>注入组转换的事件为：</w:t>
      </w:r>
      <w:r>
        <w:rPr>
          <w:rFonts w:hint="eastAsia"/>
        </w:rPr>
        <w:t>SWSTART</w:t>
      </w:r>
      <w:r>
        <w:rPr>
          <w:rFonts w:hint="eastAsia"/>
        </w:rPr>
        <w:t>模式</w:t>
      </w:r>
    </w:p>
    <w:p w14:paraId="0620095E" w14:textId="77777777" w:rsidR="00037415" w:rsidRDefault="00234A3F">
      <w:pPr>
        <w:ind w:firstLineChars="0" w:firstLine="0"/>
      </w:pPr>
      <w:r>
        <w:rPr>
          <w:rFonts w:hint="eastAsia"/>
        </w:rPr>
        <w:tab/>
        <w:t>ADC1-&gt;CR2 &amp;= ~(1 &lt;&lt; 11);    //</w:t>
      </w:r>
      <w:r>
        <w:rPr>
          <w:rFonts w:hint="eastAsia"/>
        </w:rPr>
        <w:t>转换后的数据进行右对齐的方式储存到数据寄存器</w:t>
      </w:r>
    </w:p>
    <w:p w14:paraId="16141A9E" w14:textId="77777777" w:rsidR="00037415" w:rsidRDefault="00234A3F">
      <w:pPr>
        <w:ind w:firstLineChars="0" w:firstLine="0"/>
      </w:pPr>
      <w:r>
        <w:rPr>
          <w:rFonts w:hint="eastAsia"/>
        </w:rPr>
        <w:tab/>
        <w:t>ADC1-&gt;CR2 &amp;= ~(1 &lt;&lt; 1);       //</w:t>
      </w:r>
      <w:r>
        <w:rPr>
          <w:rFonts w:hint="eastAsia"/>
        </w:rPr>
        <w:t>单次转换模式</w:t>
      </w:r>
    </w:p>
    <w:p w14:paraId="1C4DCD1B" w14:textId="77777777" w:rsidR="00037415" w:rsidRDefault="00234A3F">
      <w:pPr>
        <w:ind w:firstLineChars="0" w:firstLine="0"/>
      </w:pPr>
      <w:r>
        <w:rPr>
          <w:rFonts w:hint="eastAsia"/>
        </w:rPr>
        <w:tab/>
        <w:t>//</w:t>
      </w:r>
      <w:r>
        <w:rPr>
          <w:rFonts w:hint="eastAsia"/>
        </w:rPr>
        <w:t>选择注入通道</w:t>
      </w:r>
    </w:p>
    <w:p w14:paraId="6FC25701" w14:textId="77777777" w:rsidR="00037415" w:rsidRDefault="00234A3F">
      <w:pPr>
        <w:ind w:firstLineChars="0" w:firstLine="0"/>
      </w:pPr>
      <w:r>
        <w:rPr>
          <w:rFonts w:hint="eastAsia"/>
        </w:rPr>
        <w:tab/>
        <w:t>ADC1-&gt;JSQR &amp;= 0;</w:t>
      </w:r>
      <w:r>
        <w:rPr>
          <w:rFonts w:hint="eastAsia"/>
        </w:rPr>
        <w:tab/>
      </w:r>
      <w:r>
        <w:rPr>
          <w:rFonts w:hint="eastAsia"/>
        </w:rPr>
        <w:tab/>
      </w:r>
      <w:r>
        <w:rPr>
          <w:rFonts w:hint="eastAsia"/>
        </w:rPr>
        <w:tab/>
      </w:r>
      <w:r>
        <w:rPr>
          <w:rFonts w:hint="eastAsia"/>
        </w:rPr>
        <w:tab/>
        <w:t>//</w:t>
      </w:r>
      <w:r>
        <w:rPr>
          <w:rFonts w:hint="eastAsia"/>
        </w:rPr>
        <w:t>把</w:t>
      </w:r>
      <w:r>
        <w:rPr>
          <w:rFonts w:hint="eastAsia"/>
        </w:rPr>
        <w:t>ADC</w:t>
      </w:r>
      <w:r>
        <w:rPr>
          <w:rFonts w:hint="eastAsia"/>
        </w:rPr>
        <w:t>注入序列寄存器清零</w:t>
      </w:r>
    </w:p>
    <w:p w14:paraId="0D90A52C" w14:textId="77777777" w:rsidR="00037415" w:rsidRDefault="00234A3F">
      <w:pPr>
        <w:ind w:firstLineChars="0" w:firstLine="0"/>
      </w:pPr>
      <w:r>
        <w:rPr>
          <w:rFonts w:hint="eastAsia"/>
        </w:rPr>
        <w:tab/>
        <w:t>ADC1-&gt;JSQR |= 0x02 &lt;&lt; 20;</w:t>
      </w:r>
      <w:r>
        <w:rPr>
          <w:rFonts w:hint="eastAsia"/>
        </w:rPr>
        <w:tab/>
      </w:r>
      <w:r>
        <w:rPr>
          <w:rFonts w:hint="eastAsia"/>
        </w:rPr>
        <w:tab/>
        <w:t>//</w:t>
      </w:r>
      <w:r>
        <w:rPr>
          <w:rFonts w:hint="eastAsia"/>
        </w:rPr>
        <w:t>注入通道数目三个</w:t>
      </w:r>
    </w:p>
    <w:p w14:paraId="011D3A5E" w14:textId="77777777" w:rsidR="00037415" w:rsidRDefault="00234A3F">
      <w:pPr>
        <w:ind w:firstLineChars="0" w:firstLine="0"/>
      </w:pPr>
      <w:r>
        <w:rPr>
          <w:rFonts w:hint="eastAsia"/>
        </w:rPr>
        <w:tab/>
        <w:t>ADC1-&gt;JSQR |= 0x02 &lt;&lt; 15;</w:t>
      </w:r>
      <w:r>
        <w:rPr>
          <w:rFonts w:hint="eastAsia"/>
        </w:rPr>
        <w:tab/>
      </w:r>
      <w:r>
        <w:rPr>
          <w:rFonts w:hint="eastAsia"/>
        </w:rPr>
        <w:tab/>
        <w:t>//</w:t>
      </w:r>
      <w:r>
        <w:rPr>
          <w:rFonts w:hint="eastAsia"/>
        </w:rPr>
        <w:t>第三个转换通道编号为</w:t>
      </w:r>
      <w:r>
        <w:rPr>
          <w:rFonts w:hint="eastAsia"/>
        </w:rPr>
        <w:t>2</w:t>
      </w:r>
      <w:r>
        <w:rPr>
          <w:rFonts w:hint="eastAsia"/>
        </w:rPr>
        <w:t>的（</w:t>
      </w:r>
      <w:r>
        <w:rPr>
          <w:rFonts w:hint="eastAsia"/>
        </w:rPr>
        <w:t>MQ2</w:t>
      </w:r>
      <w:r>
        <w:rPr>
          <w:rFonts w:hint="eastAsia"/>
        </w:rPr>
        <w:t>检测可燃气体）</w:t>
      </w:r>
    </w:p>
    <w:p w14:paraId="5954D029" w14:textId="77777777" w:rsidR="00037415" w:rsidRDefault="00234A3F">
      <w:pPr>
        <w:ind w:firstLineChars="0" w:firstLine="0"/>
      </w:pPr>
      <w:r>
        <w:rPr>
          <w:rFonts w:hint="eastAsia"/>
        </w:rPr>
        <w:tab/>
        <w:t>ADC1-&gt;JSQR |= 0x01 &lt;&lt; 10;</w:t>
      </w:r>
      <w:r>
        <w:rPr>
          <w:rFonts w:hint="eastAsia"/>
        </w:rPr>
        <w:tab/>
        <w:t xml:space="preserve">   //</w:t>
      </w:r>
      <w:r>
        <w:rPr>
          <w:rFonts w:hint="eastAsia"/>
        </w:rPr>
        <w:t>第二个转换通道编号为</w:t>
      </w:r>
      <w:r>
        <w:rPr>
          <w:rFonts w:hint="eastAsia"/>
        </w:rPr>
        <w:t>1</w:t>
      </w:r>
      <w:r>
        <w:rPr>
          <w:rFonts w:hint="eastAsia"/>
        </w:rPr>
        <w:t>的（</w:t>
      </w:r>
      <w:r>
        <w:rPr>
          <w:rFonts w:hint="eastAsia"/>
        </w:rPr>
        <w:t>MQ135</w:t>
      </w:r>
      <w:r>
        <w:rPr>
          <w:rFonts w:hint="eastAsia"/>
        </w:rPr>
        <w:t>检测有害气体）</w:t>
      </w:r>
    </w:p>
    <w:p w14:paraId="25C28E96" w14:textId="77777777" w:rsidR="00037415" w:rsidRDefault="00234A3F">
      <w:pPr>
        <w:ind w:firstLineChars="0" w:firstLine="0"/>
      </w:pPr>
      <w:r>
        <w:rPr>
          <w:rFonts w:hint="eastAsia"/>
        </w:rPr>
        <w:tab/>
        <w:t>ADC1-&gt;JSQR |= 0x03 &lt;&lt; 5;</w:t>
      </w:r>
      <w:r>
        <w:rPr>
          <w:rFonts w:hint="eastAsia"/>
        </w:rPr>
        <w:tab/>
        <w:t xml:space="preserve">  //</w:t>
      </w:r>
      <w:r>
        <w:rPr>
          <w:rFonts w:hint="eastAsia"/>
        </w:rPr>
        <w:tab/>
      </w:r>
      <w:r>
        <w:rPr>
          <w:rFonts w:hint="eastAsia"/>
        </w:rPr>
        <w:t>第一个转换通道编号为</w:t>
      </w:r>
      <w:r>
        <w:rPr>
          <w:rFonts w:hint="eastAsia"/>
        </w:rPr>
        <w:t>3</w:t>
      </w:r>
      <w:r>
        <w:rPr>
          <w:rFonts w:hint="eastAsia"/>
        </w:rPr>
        <w:t>的（光敏电阻检测）</w:t>
      </w:r>
    </w:p>
    <w:p w14:paraId="33E4DFB1" w14:textId="77777777" w:rsidR="00037415" w:rsidRDefault="00234A3F">
      <w:pPr>
        <w:ind w:firstLineChars="0" w:firstLine="0"/>
      </w:pPr>
      <w:r>
        <w:rPr>
          <w:rFonts w:hint="eastAsia"/>
        </w:rPr>
        <w:tab/>
        <w:t>ADC1-&gt;SMPR2 |= 7 &lt;&lt; 6;     //</w:t>
      </w:r>
      <w:r>
        <w:rPr>
          <w:rFonts w:hint="eastAsia"/>
        </w:rPr>
        <w:t>采样时间为</w:t>
      </w:r>
      <w:r>
        <w:rPr>
          <w:rFonts w:hint="eastAsia"/>
        </w:rPr>
        <w:t>239.5</w:t>
      </w:r>
      <w:r>
        <w:rPr>
          <w:rFonts w:hint="eastAsia"/>
        </w:rPr>
        <w:t>周期</w:t>
      </w:r>
      <w:r>
        <w:rPr>
          <w:rFonts w:hint="eastAsia"/>
        </w:rPr>
        <w:tab/>
      </w:r>
    </w:p>
    <w:p w14:paraId="6E6662EA" w14:textId="77777777" w:rsidR="00037415" w:rsidRDefault="00234A3F">
      <w:r>
        <w:rPr>
          <w:rFonts w:hint="eastAsia"/>
        </w:rPr>
        <w:t>ADC1-&gt;SMPR2 |= 7 &lt;&lt; 3;    //</w:t>
      </w:r>
      <w:r>
        <w:rPr>
          <w:rFonts w:hint="eastAsia"/>
        </w:rPr>
        <w:t>采样时间为</w:t>
      </w:r>
      <w:r>
        <w:rPr>
          <w:rFonts w:hint="eastAsia"/>
        </w:rPr>
        <w:t>239.5</w:t>
      </w:r>
      <w:r>
        <w:rPr>
          <w:rFonts w:hint="eastAsia"/>
        </w:rPr>
        <w:t>周期</w:t>
      </w:r>
      <w:r>
        <w:rPr>
          <w:rFonts w:hint="eastAsia"/>
        </w:rPr>
        <w:tab/>
      </w:r>
    </w:p>
    <w:p w14:paraId="68ED8E23" w14:textId="77777777" w:rsidR="00037415" w:rsidRDefault="00234A3F">
      <w:pPr>
        <w:ind w:firstLineChars="0" w:firstLine="0"/>
      </w:pPr>
      <w:r>
        <w:rPr>
          <w:rFonts w:hint="eastAsia"/>
        </w:rPr>
        <w:tab/>
        <w:t>ADC1-&gt;SMPR2 |= 7 &lt;&lt; 9;     //</w:t>
      </w:r>
      <w:r>
        <w:rPr>
          <w:rFonts w:hint="eastAsia"/>
        </w:rPr>
        <w:t>采样时间为</w:t>
      </w:r>
      <w:r>
        <w:rPr>
          <w:rFonts w:hint="eastAsia"/>
        </w:rPr>
        <w:t>239.5</w:t>
      </w:r>
      <w:r>
        <w:rPr>
          <w:rFonts w:hint="eastAsia"/>
        </w:rPr>
        <w:t>周期</w:t>
      </w:r>
      <w:r>
        <w:rPr>
          <w:rFonts w:hint="eastAsia"/>
        </w:rPr>
        <w:tab/>
      </w:r>
    </w:p>
    <w:p w14:paraId="7C72BA8A" w14:textId="77777777" w:rsidR="00037415" w:rsidRDefault="00234A3F">
      <w:pPr>
        <w:ind w:firstLineChars="0" w:firstLine="0"/>
      </w:pPr>
      <w:r>
        <w:rPr>
          <w:rFonts w:hint="eastAsia"/>
        </w:rPr>
        <w:tab/>
        <w:t>ADC1-&gt;CR2 |= 1 &lt;&lt; 0;        //</w:t>
      </w:r>
      <w:r>
        <w:rPr>
          <w:rFonts w:hint="eastAsia"/>
        </w:rPr>
        <w:t>使能唤醒</w:t>
      </w:r>
      <w:r>
        <w:rPr>
          <w:rFonts w:hint="eastAsia"/>
        </w:rPr>
        <w:t>ADC_1</w:t>
      </w:r>
      <w:r>
        <w:rPr>
          <w:rFonts w:hint="eastAsia"/>
        </w:rPr>
        <w:t>模块</w:t>
      </w:r>
    </w:p>
    <w:p w14:paraId="586B3A91" w14:textId="77777777" w:rsidR="00037415" w:rsidRDefault="00234A3F">
      <w:pPr>
        <w:ind w:firstLineChars="0" w:firstLine="0"/>
      </w:pPr>
      <w:r>
        <w:rPr>
          <w:rFonts w:hint="eastAsia"/>
        </w:rPr>
        <w:lastRenderedPageBreak/>
        <w:tab/>
        <w:t>Time4_Delay_ms(1);          //ADC</w:t>
      </w:r>
      <w:r>
        <w:rPr>
          <w:rFonts w:hint="eastAsia"/>
        </w:rPr>
        <w:t>模块上电时间</w:t>
      </w:r>
    </w:p>
    <w:p w14:paraId="24B29F06" w14:textId="77777777" w:rsidR="00037415" w:rsidRDefault="00234A3F">
      <w:pPr>
        <w:ind w:firstLineChars="0" w:firstLine="0"/>
      </w:pPr>
      <w:r>
        <w:rPr>
          <w:rFonts w:hint="eastAsia"/>
        </w:rPr>
        <w:tab/>
        <w:t>ADC1-&gt;CR2 |= 1 &lt;&lt; 3;        //</w:t>
      </w:r>
      <w:r>
        <w:rPr>
          <w:rFonts w:hint="eastAsia"/>
        </w:rPr>
        <w:t>复位校准寄存器</w:t>
      </w:r>
    </w:p>
    <w:p w14:paraId="738B748E" w14:textId="77777777" w:rsidR="00037415" w:rsidRDefault="00234A3F">
      <w:pPr>
        <w:ind w:firstLineChars="0" w:firstLine="0"/>
      </w:pPr>
      <w:r>
        <w:rPr>
          <w:rFonts w:hint="eastAsia"/>
        </w:rPr>
        <w:tab/>
        <w:t>while( ADC1-&gt;CR2 &amp; (1 &lt;&lt; 3) )</w:t>
      </w:r>
    </w:p>
    <w:p w14:paraId="48036173" w14:textId="77777777" w:rsidR="00037415" w:rsidRDefault="00234A3F">
      <w:pPr>
        <w:ind w:firstLineChars="0" w:firstLine="0"/>
      </w:pPr>
      <w:r>
        <w:rPr>
          <w:rFonts w:hint="eastAsia"/>
        </w:rPr>
        <w:tab/>
        <w:t>{</w:t>
      </w:r>
    </w:p>
    <w:p w14:paraId="44BE47FA" w14:textId="77777777" w:rsidR="00037415" w:rsidRDefault="00234A3F">
      <w:pPr>
        <w:ind w:firstLineChars="0" w:firstLine="0"/>
      </w:pPr>
      <w:r>
        <w:rPr>
          <w:rFonts w:hint="eastAsia"/>
        </w:rPr>
        <w:tab/>
      </w:r>
      <w:r>
        <w:rPr>
          <w:rFonts w:hint="eastAsia"/>
        </w:rPr>
        <w:tab/>
        <w:t xml:space="preserve">/* </w:t>
      </w:r>
      <w:r>
        <w:rPr>
          <w:rFonts w:hint="eastAsia"/>
        </w:rPr>
        <w:t>等待复位校准寄存器完成</w:t>
      </w:r>
      <w:r>
        <w:rPr>
          <w:rFonts w:hint="eastAsia"/>
        </w:rPr>
        <w:t>*/</w:t>
      </w:r>
    </w:p>
    <w:p w14:paraId="52DC1B6F" w14:textId="77777777" w:rsidR="00037415" w:rsidRDefault="00234A3F">
      <w:pPr>
        <w:ind w:firstLineChars="0" w:firstLine="0"/>
      </w:pPr>
      <w:r>
        <w:rPr>
          <w:rFonts w:hint="eastAsia"/>
        </w:rPr>
        <w:tab/>
        <w:t>}</w:t>
      </w:r>
    </w:p>
    <w:p w14:paraId="61155474" w14:textId="77777777" w:rsidR="00037415" w:rsidRDefault="00234A3F">
      <w:pPr>
        <w:ind w:firstLineChars="0" w:firstLine="0"/>
      </w:pPr>
      <w:r>
        <w:rPr>
          <w:rFonts w:hint="eastAsia"/>
        </w:rPr>
        <w:tab/>
        <w:t>ADC1-&gt;CR2 |= 1 &lt;&lt; 2;           //</w:t>
      </w:r>
      <w:r>
        <w:rPr>
          <w:rFonts w:hint="eastAsia"/>
        </w:rPr>
        <w:t>使能</w:t>
      </w:r>
      <w:r>
        <w:rPr>
          <w:rFonts w:hint="eastAsia"/>
        </w:rPr>
        <w:t>ADC</w:t>
      </w:r>
      <w:r>
        <w:rPr>
          <w:rFonts w:hint="eastAsia"/>
        </w:rPr>
        <w:t>校准</w:t>
      </w:r>
    </w:p>
    <w:p w14:paraId="0A55CBE6" w14:textId="77777777" w:rsidR="00037415" w:rsidRDefault="00234A3F">
      <w:pPr>
        <w:ind w:firstLineChars="0" w:firstLine="0"/>
      </w:pPr>
      <w:r>
        <w:rPr>
          <w:rFonts w:hint="eastAsia"/>
        </w:rPr>
        <w:tab/>
        <w:t>while( ADC1-&gt;CR2 &amp; (1 &lt;&lt; 2) )</w:t>
      </w:r>
    </w:p>
    <w:p w14:paraId="187BDD4C" w14:textId="77777777" w:rsidR="00037415" w:rsidRDefault="00234A3F">
      <w:pPr>
        <w:ind w:firstLineChars="0" w:firstLine="0"/>
      </w:pPr>
      <w:r>
        <w:rPr>
          <w:rFonts w:hint="eastAsia"/>
        </w:rPr>
        <w:tab/>
        <w:t>{</w:t>
      </w:r>
    </w:p>
    <w:p w14:paraId="62E55C90" w14:textId="77777777" w:rsidR="00037415" w:rsidRDefault="00234A3F">
      <w:pPr>
        <w:ind w:firstLineChars="0" w:firstLine="0"/>
      </w:pPr>
      <w:r>
        <w:rPr>
          <w:rFonts w:hint="eastAsia"/>
        </w:rPr>
        <w:tab/>
      </w:r>
      <w:r>
        <w:rPr>
          <w:rFonts w:hint="eastAsia"/>
        </w:rPr>
        <w:tab/>
        <w:t xml:space="preserve">/* </w:t>
      </w:r>
      <w:r>
        <w:rPr>
          <w:rFonts w:hint="eastAsia"/>
        </w:rPr>
        <w:t>等待</w:t>
      </w:r>
      <w:r>
        <w:rPr>
          <w:rFonts w:hint="eastAsia"/>
        </w:rPr>
        <w:t>ADC_1</w:t>
      </w:r>
      <w:r>
        <w:rPr>
          <w:rFonts w:hint="eastAsia"/>
        </w:rPr>
        <w:t>模块校准完成</w:t>
      </w:r>
      <w:r>
        <w:rPr>
          <w:rFonts w:hint="eastAsia"/>
        </w:rPr>
        <w:t>*/</w:t>
      </w:r>
    </w:p>
    <w:p w14:paraId="141CE3BF" w14:textId="77777777" w:rsidR="00037415" w:rsidRDefault="00234A3F">
      <w:pPr>
        <w:ind w:firstLineChars="0" w:firstLine="0"/>
      </w:pPr>
      <w:r>
        <w:rPr>
          <w:rFonts w:hint="eastAsia"/>
        </w:rPr>
        <w:tab/>
        <w:t>}</w:t>
      </w:r>
    </w:p>
    <w:p w14:paraId="3359CB4A" w14:textId="77777777" w:rsidR="00037415" w:rsidRDefault="00234A3F">
      <w:pPr>
        <w:ind w:firstLineChars="0" w:firstLine="0"/>
      </w:pPr>
      <w:r>
        <w:rPr>
          <w:rFonts w:hint="eastAsia"/>
        </w:rPr>
        <w:t>}</w:t>
      </w:r>
    </w:p>
    <w:p w14:paraId="16D89281" w14:textId="77777777" w:rsidR="00037415" w:rsidRDefault="00037415">
      <w:pPr>
        <w:ind w:firstLineChars="0" w:firstLine="0"/>
      </w:pPr>
    </w:p>
    <w:p w14:paraId="0D791052" w14:textId="1B5BA5BB" w:rsidR="00037415" w:rsidRDefault="00234A3F">
      <w:pPr>
        <w:pStyle w:val="1"/>
        <w:numPr>
          <w:ilvl w:val="0"/>
          <w:numId w:val="3"/>
        </w:numPr>
        <w:rPr>
          <w:rFonts w:ascii="黑体" w:hAnsi="黑体" w:cs="黑体"/>
        </w:rPr>
      </w:pPr>
      <w:bookmarkStart w:id="73" w:name="_Toc15455"/>
      <w:r>
        <w:rPr>
          <w:rFonts w:ascii="黑体" w:hAnsi="黑体" w:cs="黑体" w:hint="eastAsia"/>
        </w:rPr>
        <w:t>软件</w:t>
      </w:r>
      <w:commentRangeStart w:id="74"/>
      <w:r>
        <w:rPr>
          <w:rFonts w:ascii="黑体" w:hAnsi="黑体" w:cs="黑体" w:hint="eastAsia"/>
        </w:rPr>
        <w:t>程序设计</w:t>
      </w:r>
      <w:bookmarkEnd w:id="73"/>
      <w:commentRangeEnd w:id="74"/>
      <w:r w:rsidR="00914A81">
        <w:rPr>
          <w:rStyle w:val="ad"/>
          <w:rFonts w:eastAsia="宋体"/>
          <w:kern w:val="2"/>
        </w:rPr>
        <w:commentReference w:id="74"/>
      </w:r>
      <w:ins w:id="76" w:author="赵 志桓" w:date="2019-04-15T00:16:00Z">
        <w:r w:rsidR="00914A81">
          <w:rPr>
            <w:rFonts w:ascii="黑体" w:hAnsi="黑体" w:cs="黑体" w:hint="eastAsia"/>
          </w:rPr>
          <w:t xml:space="preserve"> </w:t>
        </w:r>
        <w:r w:rsidR="00914A81">
          <w:rPr>
            <w:rFonts w:ascii="黑体" w:hAnsi="黑体" w:cs="黑体"/>
          </w:rPr>
          <w:t xml:space="preserve"> </w:t>
        </w:r>
      </w:ins>
    </w:p>
    <w:p w14:paraId="7873C8C4" w14:textId="77777777" w:rsidR="00037415" w:rsidRDefault="00234A3F">
      <w:pPr>
        <w:pStyle w:val="1"/>
        <w:rPr>
          <w:rFonts w:ascii="黑体" w:hAnsi="黑体" w:cs="黑体"/>
          <w:sz w:val="24"/>
        </w:rPr>
      </w:pPr>
      <w:bookmarkStart w:id="77" w:name="_Toc19345"/>
      <w:r>
        <w:rPr>
          <w:rFonts w:ascii="黑体" w:hAnsi="黑体" w:cs="黑体" w:hint="eastAsia"/>
          <w:sz w:val="24"/>
        </w:rPr>
        <w:t>4.1主界面分析</w:t>
      </w:r>
      <w:bookmarkEnd w:id="77"/>
    </w:p>
    <w:p w14:paraId="0CEA0323" w14:textId="77777777" w:rsidR="00037415" w:rsidRDefault="00234A3F">
      <w:r>
        <w:rPr>
          <w:rFonts w:hint="eastAsia"/>
        </w:rPr>
        <w:t>主控板主界面采用</w:t>
      </w:r>
      <w:proofErr w:type="spellStart"/>
      <w:r>
        <w:rPr>
          <w:rFonts w:hint="eastAsia"/>
        </w:rPr>
        <w:t>STemwin</w:t>
      </w:r>
      <w:proofErr w:type="spellEnd"/>
      <w:r>
        <w:rPr>
          <w:rFonts w:hint="eastAsia"/>
        </w:rPr>
        <w:t>设计的界面使数据可以呈曲线的形式显示出来，使用户更加直观的检测环境数据。显示界面如图</w:t>
      </w:r>
      <w:r>
        <w:rPr>
          <w:rFonts w:hint="eastAsia"/>
        </w:rPr>
        <w:t>4.1</w:t>
      </w:r>
      <w:r>
        <w:rPr>
          <w:rFonts w:hint="eastAsia"/>
        </w:rPr>
        <w:t>所示。</w:t>
      </w:r>
    </w:p>
    <w:p w14:paraId="088719FA" w14:textId="77777777" w:rsidR="00037415" w:rsidRDefault="00234A3F">
      <w:r>
        <w:rPr>
          <w:noProof/>
        </w:rPr>
        <w:drawing>
          <wp:inline distT="0" distB="0" distL="114300" distR="114300" wp14:anchorId="2D874247" wp14:editId="39067768">
            <wp:extent cx="2209800" cy="3148965"/>
            <wp:effectExtent l="0" t="0" r="0"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2209800" cy="3148965"/>
                    </a:xfrm>
                    <a:prstGeom prst="rect">
                      <a:avLst/>
                    </a:prstGeom>
                    <a:noFill/>
                    <a:ln>
                      <a:noFill/>
                    </a:ln>
                  </pic:spPr>
                </pic:pic>
              </a:graphicData>
            </a:graphic>
          </wp:inline>
        </w:drawing>
      </w:r>
    </w:p>
    <w:p w14:paraId="41FC5181" w14:textId="77777777" w:rsidR="00037415" w:rsidRDefault="00234A3F">
      <w:pPr>
        <w:ind w:firstLineChars="400" w:firstLine="960"/>
      </w:pPr>
      <w:r>
        <w:rPr>
          <w:rFonts w:hint="eastAsia"/>
        </w:rPr>
        <w:t>图</w:t>
      </w:r>
      <w:r>
        <w:rPr>
          <w:rFonts w:hint="eastAsia"/>
        </w:rPr>
        <w:t xml:space="preserve">4.1 </w:t>
      </w:r>
      <w:r>
        <w:rPr>
          <w:rFonts w:hint="eastAsia"/>
        </w:rPr>
        <w:t>主控板界面</w:t>
      </w:r>
    </w:p>
    <w:p w14:paraId="07CF98DC" w14:textId="77777777" w:rsidR="00037415" w:rsidRDefault="00234A3F">
      <w:r>
        <w:rPr>
          <w:rFonts w:hint="eastAsia"/>
        </w:rPr>
        <w:lastRenderedPageBreak/>
        <w:t>主界面主要分为时间日期界面，数据曲线显示界面，触摸按键控制界面，灯光亮度控制，数据数字化显示。</w:t>
      </w:r>
    </w:p>
    <w:p w14:paraId="4227DEFA" w14:textId="77777777" w:rsidR="00037415" w:rsidRDefault="00037415"/>
    <w:p w14:paraId="0EA1F95C" w14:textId="77777777" w:rsidR="00037415" w:rsidRDefault="00234A3F">
      <w:r>
        <w:rPr>
          <w:rFonts w:hint="eastAsia"/>
        </w:rPr>
        <w:t>调用</w:t>
      </w:r>
      <w:r>
        <w:rPr>
          <w:rFonts w:hint="eastAsia"/>
        </w:rPr>
        <w:t xml:space="preserve">  </w:t>
      </w:r>
      <w:proofErr w:type="spellStart"/>
      <w:r>
        <w:rPr>
          <w:rFonts w:hint="eastAsia"/>
        </w:rPr>
        <w:t>CreateFramewin</w:t>
      </w:r>
      <w:proofErr w:type="spellEnd"/>
      <w:r>
        <w:rPr>
          <w:rFonts w:hint="eastAsia"/>
        </w:rPr>
        <w:t>()</w:t>
      </w:r>
      <w:r>
        <w:rPr>
          <w:rFonts w:hint="eastAsia"/>
        </w:rPr>
        <w:t>即可。</w:t>
      </w:r>
    </w:p>
    <w:p w14:paraId="76E7FE68" w14:textId="77777777" w:rsidR="00037415" w:rsidRDefault="00234A3F">
      <w:r>
        <w:rPr>
          <w:rFonts w:hint="eastAsia"/>
        </w:rPr>
        <w:t>节点板界面显示如图</w:t>
      </w:r>
      <w:r>
        <w:rPr>
          <w:rFonts w:hint="eastAsia"/>
        </w:rPr>
        <w:t>4.2</w:t>
      </w:r>
      <w:r>
        <w:rPr>
          <w:rFonts w:hint="eastAsia"/>
        </w:rPr>
        <w:t>所示</w:t>
      </w:r>
    </w:p>
    <w:p w14:paraId="3D17E0A1" w14:textId="77777777" w:rsidR="00037415" w:rsidRDefault="00234A3F">
      <w:r>
        <w:rPr>
          <w:noProof/>
        </w:rPr>
        <w:drawing>
          <wp:inline distT="0" distB="0" distL="114300" distR="114300" wp14:anchorId="481FB3E9" wp14:editId="0345D767">
            <wp:extent cx="3954780" cy="2011680"/>
            <wp:effectExtent l="0" t="0" r="762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2"/>
                    <a:stretch>
                      <a:fillRect/>
                    </a:stretch>
                  </pic:blipFill>
                  <pic:spPr>
                    <a:xfrm>
                      <a:off x="0" y="0"/>
                      <a:ext cx="3954780" cy="2011680"/>
                    </a:xfrm>
                    <a:prstGeom prst="rect">
                      <a:avLst/>
                    </a:prstGeom>
                    <a:noFill/>
                    <a:ln>
                      <a:noFill/>
                    </a:ln>
                  </pic:spPr>
                </pic:pic>
              </a:graphicData>
            </a:graphic>
          </wp:inline>
        </w:drawing>
      </w:r>
    </w:p>
    <w:p w14:paraId="58115C46" w14:textId="77777777" w:rsidR="00037415" w:rsidRDefault="00234A3F">
      <w:pPr>
        <w:ind w:firstLineChars="800" w:firstLine="1920"/>
      </w:pPr>
      <w:r>
        <w:rPr>
          <w:rFonts w:hint="eastAsia"/>
        </w:rPr>
        <w:t>图</w:t>
      </w:r>
      <w:r>
        <w:rPr>
          <w:rFonts w:hint="eastAsia"/>
        </w:rPr>
        <w:t xml:space="preserve">4.2 </w:t>
      </w:r>
      <w:r>
        <w:rPr>
          <w:rFonts w:hint="eastAsia"/>
        </w:rPr>
        <w:t>节点板界面</w:t>
      </w:r>
    </w:p>
    <w:p w14:paraId="2D0DD6D4" w14:textId="77777777" w:rsidR="00037415" w:rsidRDefault="00234A3F">
      <w:pPr>
        <w:pStyle w:val="2"/>
        <w:rPr>
          <w:rFonts w:ascii="黑体" w:eastAsia="黑体" w:hAnsi="黑体" w:cs="黑体"/>
          <w:sz w:val="24"/>
        </w:rPr>
      </w:pPr>
      <w:bookmarkStart w:id="78" w:name="_Toc29853"/>
      <w:bookmarkStart w:id="79" w:name="_Toc23133"/>
      <w:r>
        <w:rPr>
          <w:rFonts w:ascii="黑体" w:eastAsia="黑体" w:hAnsi="黑体" w:cs="黑体" w:hint="eastAsia"/>
          <w:sz w:val="24"/>
        </w:rPr>
        <w:t>4.</w:t>
      </w:r>
      <w:bookmarkEnd w:id="78"/>
      <w:r>
        <w:rPr>
          <w:rFonts w:ascii="黑体" w:eastAsia="黑体" w:hAnsi="黑体" w:cs="黑体" w:hint="eastAsia"/>
          <w:sz w:val="24"/>
        </w:rPr>
        <w:t>2 LED灯光控制</w:t>
      </w:r>
      <w:bookmarkEnd w:id="79"/>
    </w:p>
    <w:p w14:paraId="06F73DFD" w14:textId="77777777" w:rsidR="00037415" w:rsidRDefault="00234A3F">
      <w:r>
        <w:t>led</w:t>
      </w:r>
      <w:r>
        <w:t>调光目前有两种思路：一是线性调节</w:t>
      </w:r>
      <w:r>
        <w:t>led</w:t>
      </w:r>
      <w:r>
        <w:t>电流（即模拟调光），二是使用开关电路以相对于人眼识别力来说足够高的频率工作来改变光输出的平均值（数字调光）。（</w:t>
      </w:r>
      <w:proofErr w:type="spellStart"/>
      <w:r>
        <w:t>pwm</w:t>
      </w:r>
      <w:proofErr w:type="spellEnd"/>
      <w:r>
        <w:t>）是属于数字调光的方法。</w:t>
      </w:r>
    </w:p>
    <w:p w14:paraId="5611C483" w14:textId="77777777" w:rsidR="00037415" w:rsidRDefault="00234A3F">
      <w:r>
        <w:t>模拟调光通常可以很简单的来实现。但是由于</w:t>
      </w:r>
      <w:r>
        <w:t>led</w:t>
      </w:r>
      <w:r>
        <w:t>光的特性要随着平均驱动电流而偏移。对于单色</w:t>
      </w:r>
      <w:r>
        <w:t>led</w:t>
      </w:r>
      <w:r>
        <w:t>来说，其主波长会改变。对白光</w:t>
      </w:r>
      <w:r>
        <w:t>led</w:t>
      </w:r>
      <w:r>
        <w:t>来说，其相关颜色温度（</w:t>
      </w:r>
      <w:proofErr w:type="spellStart"/>
      <w:r>
        <w:t>cct</w:t>
      </w:r>
      <w:proofErr w:type="spellEnd"/>
      <w:r>
        <w:t>）会改变。用</w:t>
      </w:r>
      <w:proofErr w:type="spellStart"/>
      <w:r>
        <w:t>pwm</w:t>
      </w:r>
      <w:proofErr w:type="spellEnd"/>
      <w:r>
        <w:t>调光则保证了</w:t>
      </w:r>
      <w:r>
        <w:t>led</w:t>
      </w:r>
      <w:r>
        <w:t>发出设计者需要的颜色。</w:t>
      </w:r>
      <w:proofErr w:type="spellStart"/>
      <w:r>
        <w:t>pwm</w:t>
      </w:r>
      <w:proofErr w:type="spellEnd"/>
      <w:r>
        <w:t>调光也可以提高输出电流精度。用线性调节的模拟调光会降低输出电流的精度。通常来说，相对于模拟调光，</w:t>
      </w:r>
      <w:proofErr w:type="spellStart"/>
      <w:r>
        <w:t>pwm</w:t>
      </w:r>
      <w:proofErr w:type="spellEnd"/>
      <w:r>
        <w:t>调光可以精度大于线性控制光输出。</w:t>
      </w:r>
    </w:p>
    <w:p w14:paraId="02ACB8E0" w14:textId="77777777" w:rsidR="00037415" w:rsidRDefault="00234A3F">
      <w:r>
        <w:t>从节能来说，没有可比性。因为</w:t>
      </w:r>
      <w:proofErr w:type="spellStart"/>
      <w:r>
        <w:t>pwm</w:t>
      </w:r>
      <w:proofErr w:type="spellEnd"/>
      <w:r>
        <w:t>是保证</w:t>
      </w:r>
      <w:proofErr w:type="spellStart"/>
      <w:r>
        <w:t>cct</w:t>
      </w:r>
      <w:proofErr w:type="spellEnd"/>
      <w:r>
        <w:t>和颜色情况下测定电流（光强），模拟调光则是不存在这个前提。如果要牺牲这个前提来考虑节能的话，需要实测数据。但我估计在实现同等照度的情况下，</w:t>
      </w:r>
      <w:proofErr w:type="spellStart"/>
      <w:r>
        <w:t>pwm</w:t>
      </w:r>
      <w:proofErr w:type="spellEnd"/>
      <w:r>
        <w:t>会有优势。</w:t>
      </w:r>
    </w:p>
    <w:p w14:paraId="373D1057" w14:textId="77777777" w:rsidR="00037415" w:rsidRDefault="00234A3F">
      <w:r>
        <w:rPr>
          <w:rFonts w:hint="eastAsia"/>
        </w:rPr>
        <w:t>LED</w:t>
      </w:r>
      <w:r>
        <w:rPr>
          <w:rFonts w:hint="eastAsia"/>
        </w:rPr>
        <w:t>灯光控制流程图如图</w:t>
      </w:r>
      <w:r>
        <w:rPr>
          <w:rFonts w:hint="eastAsia"/>
        </w:rPr>
        <w:t>4.1</w:t>
      </w:r>
      <w:r>
        <w:rPr>
          <w:rFonts w:hint="eastAsia"/>
        </w:rPr>
        <w:t>所示</w:t>
      </w:r>
    </w:p>
    <w:p w14:paraId="3CA89E78" w14:textId="77777777" w:rsidR="00037415" w:rsidRDefault="00234A3F">
      <w:r>
        <w:rPr>
          <w:noProof/>
        </w:rPr>
        <w:lastRenderedPageBreak/>
        <w:drawing>
          <wp:inline distT="0" distB="0" distL="114300" distR="114300" wp14:anchorId="29653128" wp14:editId="2A1BA1DA">
            <wp:extent cx="3243580" cy="2878455"/>
            <wp:effectExtent l="0" t="0" r="2540" b="190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3"/>
                    <a:stretch>
                      <a:fillRect/>
                    </a:stretch>
                  </pic:blipFill>
                  <pic:spPr>
                    <a:xfrm>
                      <a:off x="0" y="0"/>
                      <a:ext cx="3243580" cy="2878455"/>
                    </a:xfrm>
                    <a:prstGeom prst="rect">
                      <a:avLst/>
                    </a:prstGeom>
                    <a:noFill/>
                    <a:ln>
                      <a:noFill/>
                    </a:ln>
                  </pic:spPr>
                </pic:pic>
              </a:graphicData>
            </a:graphic>
          </wp:inline>
        </w:drawing>
      </w:r>
    </w:p>
    <w:p w14:paraId="2BD4294D" w14:textId="77777777" w:rsidR="00037415" w:rsidRDefault="00234A3F">
      <w:pPr>
        <w:ind w:firstLineChars="600" w:firstLine="1440"/>
      </w:pPr>
      <w:r>
        <w:rPr>
          <w:rFonts w:hint="eastAsia"/>
        </w:rPr>
        <w:t>图</w:t>
      </w:r>
      <w:r>
        <w:rPr>
          <w:rFonts w:hint="eastAsia"/>
        </w:rPr>
        <w:t>4.1  LED</w:t>
      </w:r>
      <w:r>
        <w:rPr>
          <w:rFonts w:hint="eastAsia"/>
        </w:rPr>
        <w:t>灯光控制流程图</w:t>
      </w:r>
    </w:p>
    <w:p w14:paraId="0541424C" w14:textId="77777777" w:rsidR="00037415" w:rsidRDefault="00234A3F">
      <w:r>
        <w:rPr>
          <w:rFonts w:hint="eastAsia"/>
        </w:rPr>
        <w:t>使用定时器的输出功能</w:t>
      </w:r>
      <w:r>
        <w:rPr>
          <w:rFonts w:hint="eastAsia"/>
        </w:rPr>
        <w:t>PWM</w:t>
      </w:r>
      <w:r>
        <w:rPr>
          <w:rFonts w:hint="eastAsia"/>
        </w:rPr>
        <w:t>调节</w:t>
      </w:r>
      <w:r>
        <w:rPr>
          <w:rFonts w:hint="eastAsia"/>
        </w:rPr>
        <w:t>LED</w:t>
      </w:r>
      <w:r>
        <w:rPr>
          <w:rFonts w:hint="eastAsia"/>
        </w:rPr>
        <w:t>灯光亮度流程图如图</w:t>
      </w:r>
      <w:r>
        <w:rPr>
          <w:rFonts w:hint="eastAsia"/>
        </w:rPr>
        <w:t>4.2</w:t>
      </w:r>
      <w:r>
        <w:rPr>
          <w:rFonts w:hint="eastAsia"/>
        </w:rPr>
        <w:t>所示：</w:t>
      </w:r>
    </w:p>
    <w:p w14:paraId="3399107D" w14:textId="77777777" w:rsidR="00037415" w:rsidRDefault="00234A3F">
      <w:r>
        <w:rPr>
          <w:noProof/>
        </w:rPr>
        <w:drawing>
          <wp:inline distT="0" distB="0" distL="114300" distR="114300" wp14:anchorId="011CFC45" wp14:editId="50068EE6">
            <wp:extent cx="1287145" cy="2622550"/>
            <wp:effectExtent l="0" t="0" r="8255" b="1397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4"/>
                    <a:stretch>
                      <a:fillRect/>
                    </a:stretch>
                  </pic:blipFill>
                  <pic:spPr>
                    <a:xfrm>
                      <a:off x="0" y="0"/>
                      <a:ext cx="1287145" cy="2622550"/>
                    </a:xfrm>
                    <a:prstGeom prst="rect">
                      <a:avLst/>
                    </a:prstGeom>
                    <a:noFill/>
                    <a:ln>
                      <a:noFill/>
                    </a:ln>
                  </pic:spPr>
                </pic:pic>
              </a:graphicData>
            </a:graphic>
          </wp:inline>
        </w:drawing>
      </w:r>
    </w:p>
    <w:p w14:paraId="121A4BB4" w14:textId="77777777" w:rsidR="00037415" w:rsidRDefault="00234A3F">
      <w:r>
        <w:rPr>
          <w:rFonts w:hint="eastAsia"/>
        </w:rPr>
        <w:t>图</w:t>
      </w:r>
      <w:r>
        <w:rPr>
          <w:rFonts w:hint="eastAsia"/>
        </w:rPr>
        <w:t>4.2 LED</w:t>
      </w:r>
      <w:r>
        <w:rPr>
          <w:rFonts w:hint="eastAsia"/>
        </w:rPr>
        <w:t>灯光亮度</w:t>
      </w:r>
      <w:r>
        <w:rPr>
          <w:rFonts w:hint="eastAsia"/>
        </w:rPr>
        <w:t>PWM</w:t>
      </w:r>
      <w:r>
        <w:rPr>
          <w:rFonts w:hint="eastAsia"/>
        </w:rPr>
        <w:t>调节控制</w:t>
      </w:r>
      <w:commentRangeStart w:id="80"/>
      <w:r>
        <w:rPr>
          <w:rFonts w:hint="eastAsia"/>
        </w:rPr>
        <w:t>流程图</w:t>
      </w:r>
      <w:commentRangeEnd w:id="80"/>
      <w:r w:rsidR="00914A81">
        <w:rPr>
          <w:rStyle w:val="ad"/>
        </w:rPr>
        <w:commentReference w:id="80"/>
      </w:r>
    </w:p>
    <w:p w14:paraId="15D6E606" w14:textId="77777777" w:rsidR="00037415" w:rsidRDefault="00234A3F">
      <w:r>
        <w:rPr>
          <w:rFonts w:hint="eastAsia"/>
        </w:rPr>
        <w:t>定时器</w:t>
      </w:r>
      <w:r>
        <w:rPr>
          <w:rFonts w:hint="eastAsia"/>
        </w:rPr>
        <w:t>PWM</w:t>
      </w:r>
      <w:r>
        <w:rPr>
          <w:rFonts w:hint="eastAsia"/>
        </w:rPr>
        <w:t>函数分析：</w:t>
      </w:r>
    </w:p>
    <w:p w14:paraId="70433F68" w14:textId="77777777" w:rsidR="00037415" w:rsidRDefault="00234A3F">
      <w:r>
        <w:t xml:space="preserve">void TIM14_PWM_Init(u32 arr,u32 </w:t>
      </w:r>
      <w:proofErr w:type="spellStart"/>
      <w:r>
        <w:t>psc</w:t>
      </w:r>
      <w:proofErr w:type="spellEnd"/>
      <w:r>
        <w:t>)</w:t>
      </w:r>
    </w:p>
    <w:p w14:paraId="5EE460B5" w14:textId="77777777" w:rsidR="00037415" w:rsidRDefault="00234A3F">
      <w:r>
        <w:t>{</w:t>
      </w:r>
      <w:r>
        <w:tab/>
      </w:r>
      <w:r>
        <w:tab/>
        <w:t xml:space="preserve"> </w:t>
      </w:r>
      <w:r>
        <w:tab/>
      </w:r>
      <w:r>
        <w:tab/>
      </w:r>
      <w:r>
        <w:tab/>
      </w:r>
      <w:r>
        <w:tab/>
      </w:r>
      <w:r>
        <w:tab/>
        <w:t xml:space="preserve"> </w:t>
      </w:r>
    </w:p>
    <w:p w14:paraId="7A5ED731" w14:textId="77777777" w:rsidR="00037415" w:rsidRDefault="00234A3F">
      <w:r>
        <w:tab/>
        <w:t>//</w:t>
      </w:r>
      <w:r>
        <w:t>此部分需手动修改</w:t>
      </w:r>
      <w:r>
        <w:t>IO</w:t>
      </w:r>
      <w:r>
        <w:t>口设置</w:t>
      </w:r>
    </w:p>
    <w:p w14:paraId="23727208" w14:textId="77777777" w:rsidR="00037415" w:rsidRDefault="00234A3F">
      <w:r>
        <w:tab/>
        <w:t xml:space="preserve">RCC-&gt;APB1ENR|=1&lt;&lt;8; </w:t>
      </w:r>
      <w:r>
        <w:tab/>
        <w:t>//TIM14</w:t>
      </w:r>
      <w:r>
        <w:t>时钟使能</w:t>
      </w:r>
      <w:r>
        <w:t xml:space="preserve">    </w:t>
      </w:r>
    </w:p>
    <w:p w14:paraId="788D60DD" w14:textId="77777777" w:rsidR="00037415" w:rsidRDefault="00234A3F">
      <w:r>
        <w:tab/>
        <w:t xml:space="preserve">RCC-&gt;AHB1ENR|=1&lt;&lt;5;   </w:t>
      </w:r>
      <w:r>
        <w:tab/>
        <w:t>//</w:t>
      </w:r>
      <w:r>
        <w:t>使能</w:t>
      </w:r>
      <w:r>
        <w:t>PORTF</w:t>
      </w:r>
      <w:r>
        <w:t>时钟</w:t>
      </w:r>
      <w:r>
        <w:tab/>
      </w:r>
    </w:p>
    <w:p w14:paraId="62C9F4D2" w14:textId="77777777" w:rsidR="00037415" w:rsidRDefault="00234A3F">
      <w:pPr>
        <w:ind w:leftChars="200" w:left="720" w:hangingChars="100" w:hanging="240"/>
      </w:pPr>
      <w:r>
        <w:tab/>
      </w:r>
      <w:r>
        <w:rPr>
          <w:rFonts w:hint="eastAsia"/>
        </w:rPr>
        <w:t xml:space="preserve"> </w:t>
      </w:r>
      <w:r>
        <w:t>GPIOF-&gt;MODER &amp;= ~(3 &lt;&lt; (2 * 9)); //</w:t>
      </w:r>
      <w:r>
        <w:t>把</w:t>
      </w:r>
      <w:r>
        <w:t>MODER</w:t>
      </w:r>
      <w:r>
        <w:t>寄存器第</w:t>
      </w:r>
      <w:r>
        <w:t>18</w:t>
      </w:r>
      <w:r>
        <w:t>、</w:t>
      </w:r>
      <w:r>
        <w:t>19</w:t>
      </w:r>
      <w:r>
        <w:t>位清</w:t>
      </w:r>
      <w:r>
        <w:lastRenderedPageBreak/>
        <w:t>零</w:t>
      </w:r>
    </w:p>
    <w:p w14:paraId="78C203E9" w14:textId="77777777" w:rsidR="00037415" w:rsidRDefault="00234A3F">
      <w:r>
        <w:tab/>
        <w:t>GPIOF-&gt;MODER |= 2 &lt;&lt; (2 * 9);                //PA.9</w:t>
      </w:r>
      <w:r>
        <w:t>复用模式</w:t>
      </w:r>
    </w:p>
    <w:p w14:paraId="461D09DD" w14:textId="77777777" w:rsidR="00037415" w:rsidRDefault="00234A3F">
      <w:pPr>
        <w:ind w:leftChars="200" w:left="720" w:hangingChars="100" w:hanging="240"/>
      </w:pPr>
      <w:r>
        <w:rPr>
          <w:rFonts w:hint="eastAsia"/>
        </w:rPr>
        <w:t xml:space="preserve">   </w:t>
      </w:r>
      <w:r>
        <w:t>GPIOF-&gt;AFR[1] &amp;= ~(0x0f &lt;&lt; ((9 - 8) * 4));   //</w:t>
      </w:r>
      <w:r>
        <w:t>把</w:t>
      </w:r>
      <w:r>
        <w:t>AFR_H</w:t>
      </w:r>
      <w:r>
        <w:t>寄存器第</w:t>
      </w:r>
      <w:r>
        <w:t>4</w:t>
      </w:r>
      <w:r>
        <w:t>～</w:t>
      </w:r>
      <w:r>
        <w:t>7</w:t>
      </w:r>
      <w:r>
        <w:t>位清零</w:t>
      </w:r>
    </w:p>
    <w:p w14:paraId="631045D0" w14:textId="77777777" w:rsidR="00037415" w:rsidRDefault="00234A3F">
      <w:r>
        <w:tab/>
        <w:t>GPIOF-&gt;AFR[1] |= 9 &lt;&lt; ((9 - 8) * 4);         //</w:t>
      </w:r>
      <w:r>
        <w:t>复用功能</w:t>
      </w:r>
    </w:p>
    <w:p w14:paraId="0253374D" w14:textId="77777777" w:rsidR="00037415" w:rsidRDefault="00234A3F">
      <w:r>
        <w:tab/>
        <w:t>TIM14-&gt;ARR=</w:t>
      </w:r>
      <w:proofErr w:type="spellStart"/>
      <w:r>
        <w:t>arr</w:t>
      </w:r>
      <w:proofErr w:type="spellEnd"/>
      <w:r>
        <w:t>;</w:t>
      </w:r>
      <w:r>
        <w:tab/>
      </w:r>
      <w:r>
        <w:tab/>
      </w:r>
      <w:r>
        <w:tab/>
        <w:t>//</w:t>
      </w:r>
      <w:r>
        <w:t>设定计数器自动重装值</w:t>
      </w:r>
      <w:r>
        <w:t xml:space="preserve"> </w:t>
      </w:r>
    </w:p>
    <w:p w14:paraId="4D7D2651" w14:textId="77777777" w:rsidR="00037415" w:rsidRDefault="00234A3F">
      <w:r>
        <w:tab/>
        <w:t>TIM14-&gt;PSC=</w:t>
      </w:r>
      <w:proofErr w:type="spellStart"/>
      <w:r>
        <w:t>psc</w:t>
      </w:r>
      <w:proofErr w:type="spellEnd"/>
      <w:r>
        <w:t>;</w:t>
      </w:r>
      <w:r>
        <w:tab/>
      </w:r>
      <w:r>
        <w:tab/>
      </w:r>
      <w:r>
        <w:tab/>
        <w:t>//</w:t>
      </w:r>
      <w:r>
        <w:t>预分频器不分频</w:t>
      </w:r>
      <w:r>
        <w:t xml:space="preserve"> </w:t>
      </w:r>
    </w:p>
    <w:p w14:paraId="5533C4BF" w14:textId="77777777" w:rsidR="00037415" w:rsidRDefault="00234A3F">
      <w:r>
        <w:tab/>
        <w:t xml:space="preserve">TIM14-&gt;CCMR1|=6&lt;&lt;4;  </w:t>
      </w:r>
      <w:r>
        <w:tab/>
        <w:t>//CH1 PWM1</w:t>
      </w:r>
      <w:r>
        <w:t>模式</w:t>
      </w:r>
      <w:r>
        <w:tab/>
      </w:r>
      <w:r>
        <w:tab/>
        <w:t xml:space="preserve"> </w:t>
      </w:r>
    </w:p>
    <w:p w14:paraId="3E0FC3A1" w14:textId="77777777" w:rsidR="00037415" w:rsidRDefault="00234A3F">
      <w:r>
        <w:tab/>
        <w:t xml:space="preserve">TIM14-&gt;CCMR1|=1&lt;&lt;3; </w:t>
      </w:r>
      <w:r>
        <w:tab/>
        <w:t xml:space="preserve">//CH1 </w:t>
      </w:r>
      <w:r>
        <w:t>预装载使能</w:t>
      </w:r>
      <w:r>
        <w:tab/>
        <w:t xml:space="preserve">   </w:t>
      </w:r>
    </w:p>
    <w:p w14:paraId="7DD0D512" w14:textId="77777777" w:rsidR="00037415" w:rsidRDefault="00234A3F">
      <w:r>
        <w:tab/>
        <w:t xml:space="preserve">TIM14-&gt;CCER|=1&lt;&lt;0;   </w:t>
      </w:r>
      <w:r>
        <w:tab/>
        <w:t xml:space="preserve">//OC1 </w:t>
      </w:r>
      <w:r>
        <w:t>输出使能</w:t>
      </w:r>
      <w:r>
        <w:tab/>
      </w:r>
    </w:p>
    <w:p w14:paraId="4F8B0EB8" w14:textId="77777777" w:rsidR="00037415" w:rsidRDefault="00234A3F">
      <w:r>
        <w:tab/>
        <w:t xml:space="preserve">TIM14-&gt;CCER|=1&lt;&lt;1;   </w:t>
      </w:r>
      <w:r>
        <w:tab/>
        <w:t xml:space="preserve">//OC1 </w:t>
      </w:r>
      <w:r>
        <w:t>低电平有效</w:t>
      </w:r>
      <w:r>
        <w:tab/>
        <w:t xml:space="preserve">   </w:t>
      </w:r>
    </w:p>
    <w:p w14:paraId="24C09A5D" w14:textId="77777777" w:rsidR="00037415" w:rsidRDefault="00234A3F">
      <w:r>
        <w:tab/>
        <w:t xml:space="preserve">TIM14-&gt;CR1|=1&lt;&lt;7;   </w:t>
      </w:r>
      <w:r>
        <w:tab/>
        <w:t>//ARPE</w:t>
      </w:r>
      <w:r>
        <w:t>使能</w:t>
      </w:r>
      <w:r>
        <w:t xml:space="preserve"> </w:t>
      </w:r>
    </w:p>
    <w:p w14:paraId="0BEE9C62" w14:textId="77777777" w:rsidR="00037415" w:rsidRDefault="00234A3F">
      <w:r>
        <w:tab/>
        <w:t xml:space="preserve">TIM14-&gt;CR1|=1&lt;&lt;0;    </w:t>
      </w:r>
      <w:r>
        <w:tab/>
        <w:t>//</w:t>
      </w:r>
      <w:r>
        <w:t>使能定时器</w:t>
      </w:r>
      <w:r>
        <w:t xml:space="preserve">14 </w:t>
      </w:r>
      <w:r>
        <w:tab/>
      </w:r>
      <w:r>
        <w:tab/>
      </w:r>
      <w:r>
        <w:tab/>
      </w:r>
      <w:r>
        <w:tab/>
      </w:r>
      <w:r>
        <w:tab/>
        <w:t xml:space="preserve">  </w:t>
      </w:r>
    </w:p>
    <w:p w14:paraId="5BF210B9" w14:textId="77777777" w:rsidR="00037415" w:rsidRDefault="00234A3F">
      <w:r>
        <w:t xml:space="preserve">}  </w:t>
      </w:r>
    </w:p>
    <w:p w14:paraId="70788117" w14:textId="77777777" w:rsidR="00037415" w:rsidRDefault="00037415"/>
    <w:p w14:paraId="59FD412C" w14:textId="77777777" w:rsidR="00037415" w:rsidRDefault="00234A3F">
      <w:pPr>
        <w:pStyle w:val="2"/>
        <w:rPr>
          <w:rFonts w:ascii="黑体" w:eastAsia="黑体" w:hAnsi="黑体" w:cs="黑体"/>
          <w:sz w:val="24"/>
        </w:rPr>
      </w:pPr>
      <w:bookmarkStart w:id="81" w:name="_Toc8899"/>
      <w:r>
        <w:rPr>
          <w:rFonts w:ascii="黑体" w:eastAsia="黑体" w:hAnsi="黑体" w:cs="黑体" w:hint="eastAsia"/>
          <w:sz w:val="24"/>
        </w:rPr>
        <w:t>4.3触摸信息处理函数分析</w:t>
      </w:r>
      <w:bookmarkEnd w:id="81"/>
    </w:p>
    <w:p w14:paraId="63BA0B86" w14:textId="77777777" w:rsidR="00037415" w:rsidRDefault="00234A3F">
      <w:r>
        <w:rPr>
          <w:rFonts w:hint="eastAsia"/>
        </w:rPr>
        <w:t>为了可以及时采集触摸屏被按下可以采用触摸屏笔中断也可以使用定时器中断服务函数来获取触摸屏按下的信息。本设计采用定时器方案。</w:t>
      </w:r>
    </w:p>
    <w:p w14:paraId="73590C03" w14:textId="77777777" w:rsidR="00037415" w:rsidRDefault="00234A3F">
      <w:r>
        <w:rPr>
          <w:rFonts w:hint="eastAsia"/>
        </w:rPr>
        <w:t>定时器采集触摸信息函数分析</w:t>
      </w:r>
    </w:p>
    <w:p w14:paraId="3A2EC45A" w14:textId="77777777" w:rsidR="00037415" w:rsidRDefault="00234A3F">
      <w:r>
        <w:rPr>
          <w:rFonts w:hint="eastAsia"/>
        </w:rPr>
        <w:t>/********</w:t>
      </w:r>
      <w:r>
        <w:rPr>
          <w:rFonts w:hint="eastAsia"/>
        </w:rPr>
        <w:t>定时器</w:t>
      </w:r>
      <w:r>
        <w:rPr>
          <w:rFonts w:hint="eastAsia"/>
        </w:rPr>
        <w:t>7</w:t>
      </w:r>
      <w:r>
        <w:rPr>
          <w:rFonts w:hint="eastAsia"/>
        </w:rPr>
        <w:t>中断</w:t>
      </w:r>
      <w:r>
        <w:rPr>
          <w:rFonts w:hint="eastAsia"/>
        </w:rPr>
        <w:t>2</w:t>
      </w:r>
      <w:r>
        <w:rPr>
          <w:rFonts w:hint="eastAsia"/>
        </w:rPr>
        <w:t>服务函数</w:t>
      </w:r>
      <w:r>
        <w:rPr>
          <w:rFonts w:hint="eastAsia"/>
        </w:rPr>
        <w:t>******************/</w:t>
      </w:r>
    </w:p>
    <w:p w14:paraId="2F2F94E0" w14:textId="77777777" w:rsidR="00037415" w:rsidRDefault="00234A3F">
      <w:r>
        <w:rPr>
          <w:rFonts w:hint="eastAsia"/>
        </w:rPr>
        <w:t>void TIM7_IRQHandler(void)</w:t>
      </w:r>
    </w:p>
    <w:p w14:paraId="4F6F2998" w14:textId="77777777" w:rsidR="00037415" w:rsidRDefault="00234A3F">
      <w:r>
        <w:rPr>
          <w:rFonts w:hint="eastAsia"/>
        </w:rPr>
        <w:t>{</w:t>
      </w:r>
    </w:p>
    <w:p w14:paraId="769B8C59" w14:textId="77777777" w:rsidR="00037415" w:rsidRDefault="00234A3F">
      <w:r>
        <w:rPr>
          <w:rFonts w:hint="eastAsia"/>
        </w:rPr>
        <w:tab/>
        <w:t>//</w:t>
      </w:r>
      <w:r>
        <w:rPr>
          <w:rFonts w:hint="eastAsia"/>
        </w:rPr>
        <w:t>获取实体按键</w:t>
      </w:r>
    </w:p>
    <w:p w14:paraId="48643442" w14:textId="77777777" w:rsidR="00037415" w:rsidRDefault="00234A3F">
      <w:r>
        <w:rPr>
          <w:rFonts w:hint="eastAsia"/>
        </w:rPr>
        <w:tab/>
        <w:t xml:space="preserve">u8 </w:t>
      </w:r>
      <w:proofErr w:type="spellStart"/>
      <w:r>
        <w:rPr>
          <w:rFonts w:hint="eastAsia"/>
        </w:rPr>
        <w:t>temp;int</w:t>
      </w:r>
      <w:proofErr w:type="spellEnd"/>
      <w:r>
        <w:rPr>
          <w:rFonts w:hint="eastAsia"/>
        </w:rPr>
        <w:t xml:space="preserve"> num;</w:t>
      </w:r>
    </w:p>
    <w:p w14:paraId="4735A09E" w14:textId="77777777" w:rsidR="00037415" w:rsidRDefault="00234A3F">
      <w:r>
        <w:rPr>
          <w:rFonts w:hint="eastAsia"/>
        </w:rPr>
        <w:tab/>
        <w:t xml:space="preserve">temp = </w:t>
      </w:r>
      <w:proofErr w:type="spellStart"/>
      <w:r>
        <w:rPr>
          <w:rFonts w:hint="eastAsia"/>
        </w:rPr>
        <w:t>Key_Scan</w:t>
      </w:r>
      <w:proofErr w:type="spellEnd"/>
      <w:r>
        <w:rPr>
          <w:rFonts w:hint="eastAsia"/>
        </w:rPr>
        <w:t>();</w:t>
      </w:r>
    </w:p>
    <w:p w14:paraId="6F5FA2AA" w14:textId="77777777" w:rsidR="00037415" w:rsidRDefault="00234A3F">
      <w:r>
        <w:rPr>
          <w:rFonts w:hint="eastAsia"/>
        </w:rPr>
        <w:tab/>
        <w:t xml:space="preserve">if(temp != 0) </w:t>
      </w:r>
    </w:p>
    <w:p w14:paraId="42F048B9" w14:textId="77777777" w:rsidR="00037415" w:rsidRDefault="00234A3F">
      <w:r>
        <w:rPr>
          <w:rFonts w:hint="eastAsia"/>
        </w:rPr>
        <w:tab/>
        <w:t>key = temp;</w:t>
      </w:r>
    </w:p>
    <w:p w14:paraId="1722A984" w14:textId="77777777" w:rsidR="00037415" w:rsidRDefault="00234A3F">
      <w:r>
        <w:rPr>
          <w:rFonts w:hint="eastAsia"/>
        </w:rPr>
        <w:tab/>
        <w:t>//</w:t>
      </w:r>
      <w:r>
        <w:rPr>
          <w:rFonts w:hint="eastAsia"/>
        </w:rPr>
        <w:t>获取主界面触摸值</w:t>
      </w:r>
    </w:p>
    <w:p w14:paraId="27CDEB4C" w14:textId="77777777" w:rsidR="00037415" w:rsidRDefault="00234A3F">
      <w:r>
        <w:rPr>
          <w:rFonts w:hint="eastAsia"/>
        </w:rPr>
        <w:tab/>
        <w:t>if(flag == 1 )</w:t>
      </w:r>
    </w:p>
    <w:p w14:paraId="21C87AE2" w14:textId="77777777" w:rsidR="00037415" w:rsidRDefault="00234A3F">
      <w:r>
        <w:rPr>
          <w:rFonts w:hint="eastAsia"/>
        </w:rPr>
        <w:tab/>
        <w:t>{</w:t>
      </w:r>
    </w:p>
    <w:p w14:paraId="231EF364" w14:textId="77777777" w:rsidR="00037415" w:rsidRDefault="00234A3F">
      <w:r>
        <w:rPr>
          <w:rFonts w:hint="eastAsia"/>
        </w:rPr>
        <w:lastRenderedPageBreak/>
        <w:tab/>
      </w:r>
      <w:r>
        <w:rPr>
          <w:rFonts w:hint="eastAsia"/>
        </w:rPr>
        <w:tab/>
        <w:t>if(</w:t>
      </w:r>
      <w:proofErr w:type="spellStart"/>
      <w:r>
        <w:rPr>
          <w:rFonts w:hint="eastAsia"/>
        </w:rPr>
        <w:t>TP_key_scan</w:t>
      </w:r>
      <w:proofErr w:type="spellEnd"/>
      <w:r>
        <w:rPr>
          <w:rFonts w:hint="eastAsia"/>
        </w:rPr>
        <w:t>())</w:t>
      </w:r>
    </w:p>
    <w:p w14:paraId="756BFB26" w14:textId="77777777" w:rsidR="00037415" w:rsidRDefault="00234A3F">
      <w:r>
        <w:rPr>
          <w:rFonts w:hint="eastAsia"/>
        </w:rPr>
        <w:tab/>
      </w:r>
      <w:r>
        <w:rPr>
          <w:rFonts w:hint="eastAsia"/>
        </w:rPr>
        <w:tab/>
        <w:t>{</w:t>
      </w:r>
    </w:p>
    <w:p w14:paraId="4A8EC702" w14:textId="77777777" w:rsidR="00037415" w:rsidRDefault="00234A3F">
      <w:proofErr w:type="spellStart"/>
      <w:r>
        <w:rPr>
          <w:rFonts w:hint="eastAsia"/>
        </w:rPr>
        <w:t>clock_clear_flag</w:t>
      </w:r>
      <w:proofErr w:type="spellEnd"/>
      <w:r>
        <w:rPr>
          <w:rFonts w:hint="eastAsia"/>
        </w:rPr>
        <w:t xml:space="preserve"> = 1;  //</w:t>
      </w:r>
      <w:r>
        <w:rPr>
          <w:rFonts w:hint="eastAsia"/>
        </w:rPr>
        <w:t>值为</w:t>
      </w:r>
      <w:r>
        <w:rPr>
          <w:rFonts w:hint="eastAsia"/>
        </w:rPr>
        <w:t>1</w:t>
      </w:r>
      <w:r>
        <w:rPr>
          <w:rFonts w:hint="eastAsia"/>
        </w:rPr>
        <w:t>的时候清除之前的显示数据，并显示时钟界面</w:t>
      </w:r>
    </w:p>
    <w:p w14:paraId="62756846" w14:textId="77777777" w:rsidR="00037415" w:rsidRDefault="00234A3F">
      <w:proofErr w:type="spellStart"/>
      <w:r>
        <w:rPr>
          <w:rFonts w:hint="eastAsia"/>
        </w:rPr>
        <w:t>user_ui_k</w:t>
      </w:r>
      <w:proofErr w:type="spellEnd"/>
      <w:r>
        <w:rPr>
          <w:rFonts w:hint="eastAsia"/>
        </w:rPr>
        <w:t xml:space="preserve"> = 1;</w:t>
      </w:r>
      <w:r>
        <w:rPr>
          <w:rFonts w:hint="eastAsia"/>
        </w:rPr>
        <w:tab/>
      </w:r>
      <w:r>
        <w:rPr>
          <w:rFonts w:hint="eastAsia"/>
        </w:rPr>
        <w:tab/>
        <w:t xml:space="preserve"> //</w:t>
      </w:r>
      <w:r>
        <w:rPr>
          <w:rFonts w:hint="eastAsia"/>
        </w:rPr>
        <w:t>值为</w:t>
      </w:r>
      <w:r>
        <w:rPr>
          <w:rFonts w:hint="eastAsia"/>
        </w:rPr>
        <w:t>1</w:t>
      </w:r>
      <w:r>
        <w:rPr>
          <w:rFonts w:hint="eastAsia"/>
        </w:rPr>
        <w:t>的时候清除之前显示的数据，并显示房子</w:t>
      </w:r>
    </w:p>
    <w:p w14:paraId="4D2E2962" w14:textId="77777777" w:rsidR="00037415" w:rsidRDefault="00234A3F">
      <w:r>
        <w:rPr>
          <w:rFonts w:hint="eastAsia"/>
        </w:rPr>
        <w:t>flag = 2;</w:t>
      </w:r>
      <w:r>
        <w:rPr>
          <w:rFonts w:hint="eastAsia"/>
        </w:rPr>
        <w:tab/>
      </w:r>
      <w:r>
        <w:rPr>
          <w:rFonts w:hint="eastAsia"/>
        </w:rPr>
        <w:tab/>
      </w:r>
      <w:r>
        <w:rPr>
          <w:rFonts w:hint="eastAsia"/>
        </w:rPr>
        <w:tab/>
        <w:t>//</w:t>
      </w:r>
      <w:r>
        <w:rPr>
          <w:rFonts w:hint="eastAsia"/>
        </w:rPr>
        <w:t>切换到第二个界面</w:t>
      </w:r>
    </w:p>
    <w:p w14:paraId="7EF67A47" w14:textId="77777777" w:rsidR="00037415" w:rsidRDefault="00234A3F">
      <w:r>
        <w:rPr>
          <w:rFonts w:hint="eastAsia"/>
        </w:rPr>
        <w:tab/>
      </w:r>
      <w:r>
        <w:rPr>
          <w:rFonts w:hint="eastAsia"/>
        </w:rPr>
        <w:tab/>
        <w:t>}</w:t>
      </w:r>
    </w:p>
    <w:p w14:paraId="50BDE24A" w14:textId="77777777" w:rsidR="00037415" w:rsidRDefault="00234A3F">
      <w:r>
        <w:rPr>
          <w:rFonts w:hint="eastAsia"/>
        </w:rPr>
        <w:tab/>
        <w:t>}</w:t>
      </w:r>
    </w:p>
    <w:p w14:paraId="1F9F0B53" w14:textId="77777777" w:rsidR="00037415" w:rsidRDefault="00234A3F">
      <w:r>
        <w:rPr>
          <w:rFonts w:hint="eastAsia"/>
        </w:rPr>
        <w:tab/>
        <w:t>//</w:t>
      </w:r>
      <w:r>
        <w:rPr>
          <w:rFonts w:hint="eastAsia"/>
        </w:rPr>
        <w:t>获取用户界面触摸值</w:t>
      </w:r>
    </w:p>
    <w:p w14:paraId="33822BD8" w14:textId="77777777" w:rsidR="00037415" w:rsidRDefault="00234A3F">
      <w:r>
        <w:rPr>
          <w:rFonts w:hint="eastAsia"/>
        </w:rPr>
        <w:tab/>
        <w:t>if(flag == 2)</w:t>
      </w:r>
    </w:p>
    <w:p w14:paraId="23D8DC41" w14:textId="77777777" w:rsidR="00037415" w:rsidRDefault="00234A3F">
      <w:r>
        <w:rPr>
          <w:rFonts w:hint="eastAsia"/>
        </w:rPr>
        <w:tab/>
        <w:t>{</w:t>
      </w:r>
    </w:p>
    <w:p w14:paraId="51867AD6" w14:textId="77777777" w:rsidR="00037415" w:rsidRDefault="00234A3F">
      <w:r>
        <w:rPr>
          <w:rFonts w:hint="eastAsia"/>
        </w:rPr>
        <w:tab/>
      </w:r>
      <w:r>
        <w:rPr>
          <w:rFonts w:hint="eastAsia"/>
        </w:rPr>
        <w:tab/>
        <w:t xml:space="preserve">num = </w:t>
      </w:r>
      <w:proofErr w:type="spellStart"/>
      <w:r>
        <w:rPr>
          <w:rFonts w:hint="eastAsia"/>
        </w:rPr>
        <w:t>TP_key_scan_user</w:t>
      </w:r>
      <w:proofErr w:type="spellEnd"/>
      <w:r>
        <w:rPr>
          <w:rFonts w:hint="eastAsia"/>
        </w:rPr>
        <w:t>();</w:t>
      </w:r>
    </w:p>
    <w:p w14:paraId="2F2339B0" w14:textId="77777777" w:rsidR="00037415" w:rsidRDefault="00234A3F">
      <w:r>
        <w:rPr>
          <w:rFonts w:hint="eastAsia"/>
        </w:rPr>
        <w:tab/>
      </w:r>
      <w:r>
        <w:rPr>
          <w:rFonts w:hint="eastAsia"/>
        </w:rPr>
        <w:tab/>
        <w:t>if(num == 1)</w:t>
      </w:r>
    </w:p>
    <w:p w14:paraId="7568D586" w14:textId="77777777" w:rsidR="00037415" w:rsidRDefault="00234A3F">
      <w:r>
        <w:rPr>
          <w:rFonts w:hint="eastAsia"/>
        </w:rPr>
        <w:tab/>
      </w:r>
      <w:r>
        <w:rPr>
          <w:rFonts w:hint="eastAsia"/>
        </w:rPr>
        <w:tab/>
        <w:t>{</w:t>
      </w:r>
      <w:r>
        <w:rPr>
          <w:rFonts w:hint="eastAsia"/>
        </w:rPr>
        <w:tab/>
      </w:r>
      <w:r>
        <w:rPr>
          <w:rFonts w:hint="eastAsia"/>
        </w:rPr>
        <w:tab/>
      </w:r>
    </w:p>
    <w:p w14:paraId="51D4658C" w14:textId="77777777" w:rsidR="00037415" w:rsidRDefault="00234A3F">
      <w:r>
        <w:rPr>
          <w:rFonts w:hint="eastAsia"/>
        </w:rPr>
        <w:tab/>
      </w:r>
      <w:r>
        <w:rPr>
          <w:rFonts w:hint="eastAsia"/>
        </w:rPr>
        <w:tab/>
      </w:r>
      <w:r>
        <w:rPr>
          <w:rFonts w:hint="eastAsia"/>
        </w:rPr>
        <w:tab/>
      </w:r>
      <w:proofErr w:type="spellStart"/>
      <w:r>
        <w:rPr>
          <w:rFonts w:hint="eastAsia"/>
        </w:rPr>
        <w:t>user_ui_k</w:t>
      </w:r>
      <w:proofErr w:type="spellEnd"/>
      <w:r>
        <w:rPr>
          <w:rFonts w:hint="eastAsia"/>
        </w:rPr>
        <w:t xml:space="preserve"> = 1;</w:t>
      </w:r>
      <w:r>
        <w:rPr>
          <w:rFonts w:hint="eastAsia"/>
        </w:rPr>
        <w:tab/>
        <w:t>//</w:t>
      </w:r>
      <w:r>
        <w:rPr>
          <w:rFonts w:hint="eastAsia"/>
        </w:rPr>
        <w:t>值为</w:t>
      </w:r>
      <w:r>
        <w:rPr>
          <w:rFonts w:hint="eastAsia"/>
        </w:rPr>
        <w:t>1</w:t>
      </w:r>
      <w:r>
        <w:rPr>
          <w:rFonts w:hint="eastAsia"/>
        </w:rPr>
        <w:t>的时候显示房子图标</w:t>
      </w:r>
    </w:p>
    <w:p w14:paraId="5C488D0A" w14:textId="77777777" w:rsidR="00037415" w:rsidRDefault="00234A3F">
      <w:r>
        <w:rPr>
          <w:rFonts w:hint="eastAsia"/>
        </w:rPr>
        <w:tab/>
      </w:r>
      <w:r>
        <w:rPr>
          <w:rFonts w:hint="eastAsia"/>
        </w:rPr>
        <w:tab/>
      </w:r>
      <w:r>
        <w:rPr>
          <w:rFonts w:hint="eastAsia"/>
        </w:rPr>
        <w:tab/>
      </w:r>
      <w:proofErr w:type="spellStart"/>
      <w:r>
        <w:rPr>
          <w:rFonts w:hint="eastAsia"/>
        </w:rPr>
        <w:t>ui_user_data</w:t>
      </w:r>
      <w:proofErr w:type="spellEnd"/>
      <w:r>
        <w:rPr>
          <w:rFonts w:hint="eastAsia"/>
        </w:rPr>
        <w:t xml:space="preserve"> = 1;    //</w:t>
      </w:r>
      <w:r>
        <w:rPr>
          <w:rFonts w:hint="eastAsia"/>
        </w:rPr>
        <w:t>显示用户一的数据</w:t>
      </w:r>
    </w:p>
    <w:p w14:paraId="6657A906" w14:textId="77777777" w:rsidR="00037415" w:rsidRDefault="00234A3F">
      <w:r>
        <w:rPr>
          <w:rFonts w:hint="eastAsia"/>
        </w:rPr>
        <w:tab/>
      </w:r>
      <w:r>
        <w:rPr>
          <w:rFonts w:hint="eastAsia"/>
        </w:rPr>
        <w:tab/>
      </w:r>
      <w:r>
        <w:rPr>
          <w:rFonts w:hint="eastAsia"/>
        </w:rPr>
        <w:tab/>
        <w:t>flag = 3;</w:t>
      </w:r>
      <w:r>
        <w:rPr>
          <w:rFonts w:hint="eastAsia"/>
        </w:rPr>
        <w:tab/>
      </w:r>
      <w:r>
        <w:rPr>
          <w:rFonts w:hint="eastAsia"/>
        </w:rPr>
        <w:tab/>
      </w:r>
      <w:r>
        <w:rPr>
          <w:rFonts w:hint="eastAsia"/>
        </w:rPr>
        <w:tab/>
      </w:r>
      <w:r>
        <w:rPr>
          <w:rFonts w:hint="eastAsia"/>
        </w:rPr>
        <w:tab/>
        <w:t>//</w:t>
      </w:r>
      <w:r>
        <w:rPr>
          <w:rFonts w:hint="eastAsia"/>
        </w:rPr>
        <w:t>进入第三个界面</w:t>
      </w:r>
    </w:p>
    <w:p w14:paraId="4BFC36B4" w14:textId="77777777" w:rsidR="00037415" w:rsidRDefault="00234A3F">
      <w:r>
        <w:rPr>
          <w:rFonts w:hint="eastAsia"/>
        </w:rPr>
        <w:tab/>
      </w:r>
      <w:r>
        <w:rPr>
          <w:rFonts w:hint="eastAsia"/>
        </w:rPr>
        <w:tab/>
      </w:r>
      <w:r>
        <w:rPr>
          <w:rFonts w:hint="eastAsia"/>
        </w:rPr>
        <w:tab/>
      </w:r>
      <w:proofErr w:type="spellStart"/>
      <w:r>
        <w:rPr>
          <w:rFonts w:hint="eastAsia"/>
        </w:rPr>
        <w:t>user_data_clear_flag</w:t>
      </w:r>
      <w:proofErr w:type="spellEnd"/>
      <w:r>
        <w:rPr>
          <w:rFonts w:hint="eastAsia"/>
        </w:rPr>
        <w:t xml:space="preserve"> = 1;</w:t>
      </w:r>
    </w:p>
    <w:p w14:paraId="25CB63F8" w14:textId="77777777" w:rsidR="00037415" w:rsidRDefault="00234A3F">
      <w:r>
        <w:rPr>
          <w:rFonts w:hint="eastAsia"/>
        </w:rPr>
        <w:tab/>
      </w:r>
      <w:r>
        <w:rPr>
          <w:rFonts w:hint="eastAsia"/>
        </w:rPr>
        <w:tab/>
        <w:t>}</w:t>
      </w:r>
    </w:p>
    <w:p w14:paraId="06C6ED00" w14:textId="77777777" w:rsidR="00037415" w:rsidRDefault="00234A3F">
      <w:r>
        <w:rPr>
          <w:rFonts w:hint="eastAsia"/>
        </w:rPr>
        <w:tab/>
      </w:r>
      <w:r>
        <w:rPr>
          <w:rFonts w:hint="eastAsia"/>
        </w:rPr>
        <w:tab/>
        <w:t>else if(num == 2)</w:t>
      </w:r>
    </w:p>
    <w:p w14:paraId="187ECC8E" w14:textId="77777777" w:rsidR="00037415" w:rsidRDefault="00234A3F">
      <w:r>
        <w:rPr>
          <w:rFonts w:hint="eastAsia"/>
        </w:rPr>
        <w:tab/>
      </w:r>
      <w:r>
        <w:rPr>
          <w:rFonts w:hint="eastAsia"/>
        </w:rPr>
        <w:tab/>
        <w:t>{</w:t>
      </w:r>
    </w:p>
    <w:p w14:paraId="537A15DD" w14:textId="77777777" w:rsidR="00037415" w:rsidRDefault="00234A3F">
      <w:r>
        <w:rPr>
          <w:rFonts w:hint="eastAsia"/>
        </w:rPr>
        <w:tab/>
      </w:r>
      <w:r>
        <w:rPr>
          <w:rFonts w:hint="eastAsia"/>
        </w:rPr>
        <w:tab/>
      </w:r>
      <w:r>
        <w:rPr>
          <w:rFonts w:hint="eastAsia"/>
        </w:rPr>
        <w:tab/>
      </w:r>
      <w:proofErr w:type="spellStart"/>
      <w:r>
        <w:rPr>
          <w:rFonts w:hint="eastAsia"/>
        </w:rPr>
        <w:t>user_ui_k</w:t>
      </w:r>
      <w:proofErr w:type="spellEnd"/>
      <w:r>
        <w:rPr>
          <w:rFonts w:hint="eastAsia"/>
        </w:rPr>
        <w:t>= 1;</w:t>
      </w:r>
    </w:p>
    <w:p w14:paraId="0DA5948F" w14:textId="77777777" w:rsidR="00037415" w:rsidRDefault="00234A3F">
      <w:r>
        <w:rPr>
          <w:rFonts w:hint="eastAsia"/>
        </w:rPr>
        <w:tab/>
      </w:r>
      <w:r>
        <w:rPr>
          <w:rFonts w:hint="eastAsia"/>
        </w:rPr>
        <w:tab/>
        <w:t xml:space="preserve">   </w:t>
      </w:r>
      <w:proofErr w:type="spellStart"/>
      <w:r>
        <w:rPr>
          <w:rFonts w:hint="eastAsia"/>
        </w:rPr>
        <w:t>ui_user_data</w:t>
      </w:r>
      <w:proofErr w:type="spellEnd"/>
      <w:r>
        <w:rPr>
          <w:rFonts w:hint="eastAsia"/>
        </w:rPr>
        <w:t xml:space="preserve"> = 2;     //</w:t>
      </w:r>
      <w:r>
        <w:rPr>
          <w:rFonts w:hint="eastAsia"/>
        </w:rPr>
        <w:t>显示用户二的数据</w:t>
      </w:r>
    </w:p>
    <w:p w14:paraId="2440DA30" w14:textId="77777777" w:rsidR="00037415" w:rsidRDefault="00234A3F">
      <w:r>
        <w:rPr>
          <w:rFonts w:hint="eastAsia"/>
        </w:rPr>
        <w:tab/>
      </w:r>
      <w:r>
        <w:rPr>
          <w:rFonts w:hint="eastAsia"/>
        </w:rPr>
        <w:tab/>
      </w:r>
      <w:r>
        <w:rPr>
          <w:rFonts w:hint="eastAsia"/>
        </w:rPr>
        <w:tab/>
        <w:t>flag = 3;</w:t>
      </w:r>
    </w:p>
    <w:p w14:paraId="66FF2BAB" w14:textId="77777777" w:rsidR="00037415" w:rsidRDefault="00234A3F">
      <w:r>
        <w:rPr>
          <w:rFonts w:hint="eastAsia"/>
        </w:rPr>
        <w:tab/>
      </w:r>
      <w:r>
        <w:rPr>
          <w:rFonts w:hint="eastAsia"/>
        </w:rPr>
        <w:tab/>
      </w:r>
      <w:r>
        <w:rPr>
          <w:rFonts w:hint="eastAsia"/>
        </w:rPr>
        <w:tab/>
      </w:r>
      <w:proofErr w:type="spellStart"/>
      <w:r>
        <w:rPr>
          <w:rFonts w:hint="eastAsia"/>
        </w:rPr>
        <w:t>user_data_clear_flag</w:t>
      </w:r>
      <w:proofErr w:type="spellEnd"/>
      <w:r>
        <w:rPr>
          <w:rFonts w:hint="eastAsia"/>
        </w:rPr>
        <w:t xml:space="preserve"> = 1;   //</w:t>
      </w:r>
      <w:r>
        <w:rPr>
          <w:rFonts w:hint="eastAsia"/>
        </w:rPr>
        <w:t>显示数据信息的时候进行一次清屏</w:t>
      </w:r>
    </w:p>
    <w:p w14:paraId="663B1CDB" w14:textId="77777777" w:rsidR="00037415" w:rsidRDefault="00234A3F">
      <w:r>
        <w:rPr>
          <w:rFonts w:hint="eastAsia"/>
        </w:rPr>
        <w:tab/>
      </w:r>
      <w:r>
        <w:rPr>
          <w:rFonts w:hint="eastAsia"/>
        </w:rPr>
        <w:tab/>
        <w:t>}</w:t>
      </w:r>
    </w:p>
    <w:p w14:paraId="04CEE051" w14:textId="77777777" w:rsidR="00037415" w:rsidRDefault="00234A3F">
      <w:r>
        <w:rPr>
          <w:rFonts w:hint="eastAsia"/>
        </w:rPr>
        <w:tab/>
      </w:r>
      <w:r>
        <w:rPr>
          <w:rFonts w:hint="eastAsia"/>
        </w:rPr>
        <w:tab/>
      </w:r>
      <w:r>
        <w:rPr>
          <w:rFonts w:hint="eastAsia"/>
        </w:rPr>
        <w:tab/>
        <w:t>else if(num == 3)</w:t>
      </w:r>
    </w:p>
    <w:p w14:paraId="0F804657" w14:textId="77777777" w:rsidR="00037415" w:rsidRDefault="00234A3F">
      <w:r>
        <w:rPr>
          <w:rFonts w:hint="eastAsia"/>
        </w:rPr>
        <w:tab/>
      </w:r>
      <w:r>
        <w:rPr>
          <w:rFonts w:hint="eastAsia"/>
        </w:rPr>
        <w:tab/>
        <w:t>{</w:t>
      </w:r>
    </w:p>
    <w:p w14:paraId="471732F3" w14:textId="77777777" w:rsidR="00037415" w:rsidRDefault="00234A3F">
      <w:r>
        <w:rPr>
          <w:rFonts w:hint="eastAsia"/>
        </w:rPr>
        <w:tab/>
      </w:r>
      <w:r>
        <w:rPr>
          <w:rFonts w:hint="eastAsia"/>
        </w:rPr>
        <w:tab/>
      </w:r>
      <w:r>
        <w:rPr>
          <w:rFonts w:hint="eastAsia"/>
        </w:rPr>
        <w:tab/>
      </w:r>
      <w:proofErr w:type="spellStart"/>
      <w:r>
        <w:rPr>
          <w:rFonts w:hint="eastAsia"/>
        </w:rPr>
        <w:t>ui_user_data</w:t>
      </w:r>
      <w:proofErr w:type="spellEnd"/>
      <w:r>
        <w:rPr>
          <w:rFonts w:hint="eastAsia"/>
        </w:rPr>
        <w:t xml:space="preserve"> =0;      //</w:t>
      </w:r>
      <w:r>
        <w:rPr>
          <w:rFonts w:hint="eastAsia"/>
        </w:rPr>
        <w:t>不显示数据</w:t>
      </w:r>
    </w:p>
    <w:p w14:paraId="600A68B8" w14:textId="77777777" w:rsidR="00037415" w:rsidRDefault="00234A3F">
      <w:r>
        <w:rPr>
          <w:rFonts w:hint="eastAsia"/>
        </w:rPr>
        <w:tab/>
      </w:r>
      <w:r>
        <w:rPr>
          <w:rFonts w:hint="eastAsia"/>
        </w:rPr>
        <w:tab/>
      </w:r>
      <w:r>
        <w:rPr>
          <w:rFonts w:hint="eastAsia"/>
        </w:rPr>
        <w:tab/>
      </w:r>
      <w:proofErr w:type="spellStart"/>
      <w:r>
        <w:rPr>
          <w:rFonts w:hint="eastAsia"/>
        </w:rPr>
        <w:t>clock_clear_flag</w:t>
      </w:r>
      <w:proofErr w:type="spellEnd"/>
      <w:r>
        <w:rPr>
          <w:rFonts w:hint="eastAsia"/>
        </w:rPr>
        <w:t xml:space="preserve"> = 1;</w:t>
      </w:r>
    </w:p>
    <w:p w14:paraId="0A604FE3" w14:textId="77777777" w:rsidR="00037415" w:rsidRDefault="00234A3F">
      <w:r>
        <w:rPr>
          <w:rFonts w:hint="eastAsia"/>
        </w:rPr>
        <w:lastRenderedPageBreak/>
        <w:tab/>
      </w:r>
      <w:r>
        <w:rPr>
          <w:rFonts w:hint="eastAsia"/>
        </w:rPr>
        <w:tab/>
      </w:r>
      <w:r>
        <w:rPr>
          <w:rFonts w:hint="eastAsia"/>
        </w:rPr>
        <w:tab/>
        <w:t>flag = 1;</w:t>
      </w:r>
      <w:r>
        <w:rPr>
          <w:rFonts w:hint="eastAsia"/>
        </w:rPr>
        <w:tab/>
      </w:r>
      <w:r>
        <w:rPr>
          <w:rFonts w:hint="eastAsia"/>
        </w:rPr>
        <w:tab/>
      </w:r>
      <w:r>
        <w:rPr>
          <w:rFonts w:hint="eastAsia"/>
        </w:rPr>
        <w:tab/>
        <w:t xml:space="preserve">     //</w:t>
      </w:r>
      <w:r>
        <w:rPr>
          <w:rFonts w:hint="eastAsia"/>
        </w:rPr>
        <w:t>返回主界面</w:t>
      </w:r>
    </w:p>
    <w:p w14:paraId="2BE5604D" w14:textId="77777777" w:rsidR="00037415" w:rsidRDefault="00234A3F">
      <w:r>
        <w:rPr>
          <w:rFonts w:hint="eastAsia"/>
        </w:rPr>
        <w:tab/>
      </w:r>
      <w:r>
        <w:rPr>
          <w:rFonts w:hint="eastAsia"/>
        </w:rPr>
        <w:tab/>
        <w:t>}</w:t>
      </w:r>
    </w:p>
    <w:p w14:paraId="19AC4397" w14:textId="77777777" w:rsidR="00037415" w:rsidRDefault="00234A3F">
      <w:r>
        <w:rPr>
          <w:rFonts w:hint="eastAsia"/>
        </w:rPr>
        <w:tab/>
        <w:t>}</w:t>
      </w:r>
    </w:p>
    <w:p w14:paraId="00A9B4A0" w14:textId="77777777" w:rsidR="00037415" w:rsidRDefault="00234A3F">
      <w:r>
        <w:rPr>
          <w:rFonts w:hint="eastAsia"/>
        </w:rPr>
        <w:tab/>
        <w:t>//</w:t>
      </w:r>
      <w:r>
        <w:rPr>
          <w:rFonts w:hint="eastAsia"/>
        </w:rPr>
        <w:t>获取返回按键值</w:t>
      </w:r>
    </w:p>
    <w:p w14:paraId="09831D85" w14:textId="77777777" w:rsidR="00037415" w:rsidRDefault="00234A3F">
      <w:r>
        <w:rPr>
          <w:rFonts w:hint="eastAsia"/>
        </w:rPr>
        <w:tab/>
        <w:t>if(flag == 3)</w:t>
      </w:r>
    </w:p>
    <w:p w14:paraId="06101E0F" w14:textId="77777777" w:rsidR="00037415" w:rsidRDefault="00234A3F">
      <w:r>
        <w:rPr>
          <w:rFonts w:hint="eastAsia"/>
        </w:rPr>
        <w:tab/>
        <w:t>{</w:t>
      </w:r>
    </w:p>
    <w:p w14:paraId="335DE0E8" w14:textId="77777777" w:rsidR="00037415" w:rsidRDefault="00234A3F">
      <w:r>
        <w:rPr>
          <w:rFonts w:hint="eastAsia"/>
        </w:rPr>
        <w:tab/>
      </w:r>
      <w:r>
        <w:rPr>
          <w:rFonts w:hint="eastAsia"/>
        </w:rPr>
        <w:tab/>
        <w:t>if(</w:t>
      </w:r>
      <w:proofErr w:type="spellStart"/>
      <w:r>
        <w:rPr>
          <w:rFonts w:hint="eastAsia"/>
        </w:rPr>
        <w:t>TP_return_key</w:t>
      </w:r>
      <w:proofErr w:type="spellEnd"/>
      <w:r>
        <w:rPr>
          <w:rFonts w:hint="eastAsia"/>
        </w:rPr>
        <w:t>())</w:t>
      </w:r>
    </w:p>
    <w:p w14:paraId="3389EFFF" w14:textId="77777777" w:rsidR="00037415" w:rsidRDefault="00234A3F">
      <w:r>
        <w:rPr>
          <w:rFonts w:hint="eastAsia"/>
        </w:rPr>
        <w:tab/>
      </w:r>
      <w:r>
        <w:rPr>
          <w:rFonts w:hint="eastAsia"/>
        </w:rPr>
        <w:tab/>
        <w:t>{</w:t>
      </w:r>
    </w:p>
    <w:p w14:paraId="4DC8E550" w14:textId="77777777" w:rsidR="00037415" w:rsidRDefault="00234A3F">
      <w:r>
        <w:rPr>
          <w:rFonts w:hint="eastAsia"/>
        </w:rPr>
        <w:tab/>
      </w:r>
      <w:r>
        <w:rPr>
          <w:rFonts w:hint="eastAsia"/>
        </w:rPr>
        <w:tab/>
      </w:r>
      <w:r>
        <w:rPr>
          <w:rFonts w:hint="eastAsia"/>
        </w:rPr>
        <w:tab/>
        <w:t>flag = 2;            //</w:t>
      </w:r>
      <w:r>
        <w:rPr>
          <w:rFonts w:hint="eastAsia"/>
        </w:rPr>
        <w:t>返回用户界面</w:t>
      </w:r>
    </w:p>
    <w:p w14:paraId="2F11FDD3" w14:textId="77777777" w:rsidR="00037415" w:rsidRDefault="00234A3F">
      <w:r>
        <w:rPr>
          <w:rFonts w:hint="eastAsia"/>
        </w:rPr>
        <w:tab/>
      </w:r>
      <w:r>
        <w:rPr>
          <w:rFonts w:hint="eastAsia"/>
        </w:rPr>
        <w:tab/>
        <w:t>}</w:t>
      </w:r>
    </w:p>
    <w:p w14:paraId="60435C05" w14:textId="77777777" w:rsidR="00037415" w:rsidRDefault="00234A3F">
      <w:r>
        <w:rPr>
          <w:rFonts w:hint="eastAsia"/>
        </w:rPr>
        <w:tab/>
        <w:t>}</w:t>
      </w:r>
    </w:p>
    <w:p w14:paraId="132E19E4" w14:textId="77777777" w:rsidR="00037415" w:rsidRDefault="00234A3F">
      <w:r>
        <w:rPr>
          <w:rFonts w:hint="eastAsia"/>
        </w:rPr>
        <w:tab/>
        <w:t>TIM7-&gt;SR &amp;= ~(1 &lt;&lt; 0);</w:t>
      </w:r>
    </w:p>
    <w:p w14:paraId="6AA3ECC8" w14:textId="77777777" w:rsidR="00037415" w:rsidRDefault="00234A3F">
      <w:r>
        <w:rPr>
          <w:rFonts w:hint="eastAsia"/>
        </w:rPr>
        <w:t>}</w:t>
      </w:r>
    </w:p>
    <w:p w14:paraId="2DBFB443" w14:textId="77777777" w:rsidR="00037415" w:rsidRDefault="00037415"/>
    <w:p w14:paraId="2E732EA1" w14:textId="77777777" w:rsidR="00037415" w:rsidRDefault="00234A3F">
      <w:pPr>
        <w:pStyle w:val="2"/>
        <w:rPr>
          <w:rFonts w:ascii="黑体" w:eastAsia="黑体" w:hAnsi="黑体" w:cs="黑体"/>
          <w:sz w:val="24"/>
        </w:rPr>
      </w:pPr>
      <w:bookmarkStart w:id="82" w:name="_Toc11616"/>
      <w:r>
        <w:rPr>
          <w:rFonts w:ascii="黑体" w:eastAsia="黑体" w:hAnsi="黑体" w:cs="黑体" w:hint="eastAsia"/>
          <w:sz w:val="24"/>
        </w:rPr>
        <w:t>4.4机械按键函数分析</w:t>
      </w:r>
      <w:bookmarkEnd w:id="82"/>
    </w:p>
    <w:p w14:paraId="13D0AA7C" w14:textId="77777777" w:rsidR="00037415" w:rsidRDefault="00234A3F">
      <w:r>
        <w:rPr>
          <w:rFonts w:hint="eastAsia"/>
        </w:rPr>
        <w:t>由于机械按键比触摸屏价格便宜，耐用性更好，因此增加了几个机械按键。</w:t>
      </w:r>
    </w:p>
    <w:p w14:paraId="47292246" w14:textId="77777777" w:rsidR="00037415" w:rsidRDefault="00234A3F">
      <w:pPr>
        <w:ind w:firstLineChars="0" w:firstLine="0"/>
      </w:pPr>
      <w:r>
        <w:rPr>
          <w:rFonts w:hint="eastAsia"/>
        </w:rPr>
        <w:t>机械按键电路原理图如图</w:t>
      </w:r>
      <w:r>
        <w:rPr>
          <w:rFonts w:hint="eastAsia"/>
        </w:rPr>
        <w:t>4.2</w:t>
      </w:r>
      <w:r>
        <w:rPr>
          <w:rFonts w:hint="eastAsia"/>
        </w:rPr>
        <w:t>所示：</w:t>
      </w:r>
    </w:p>
    <w:p w14:paraId="1014BF5C" w14:textId="77777777" w:rsidR="00037415" w:rsidRDefault="00234A3F">
      <w:pPr>
        <w:ind w:firstLineChars="0" w:firstLine="0"/>
      </w:pPr>
      <w:r>
        <w:rPr>
          <w:noProof/>
        </w:rPr>
        <w:drawing>
          <wp:inline distT="0" distB="0" distL="114300" distR="114300" wp14:anchorId="26A4F15D" wp14:editId="20CC39A1">
            <wp:extent cx="2796540" cy="1920240"/>
            <wp:effectExtent l="0" t="0" r="762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5"/>
                    <a:stretch>
                      <a:fillRect/>
                    </a:stretch>
                  </pic:blipFill>
                  <pic:spPr>
                    <a:xfrm>
                      <a:off x="0" y="0"/>
                      <a:ext cx="2796540" cy="1920240"/>
                    </a:xfrm>
                    <a:prstGeom prst="rect">
                      <a:avLst/>
                    </a:prstGeom>
                    <a:noFill/>
                    <a:ln w="9525">
                      <a:noFill/>
                    </a:ln>
                  </pic:spPr>
                </pic:pic>
              </a:graphicData>
            </a:graphic>
          </wp:inline>
        </w:drawing>
      </w:r>
    </w:p>
    <w:p w14:paraId="06FDDD6E" w14:textId="77777777" w:rsidR="00037415" w:rsidRDefault="00234A3F">
      <w:r>
        <w:rPr>
          <w:rFonts w:hint="eastAsia"/>
        </w:rPr>
        <w:t>图</w:t>
      </w:r>
      <w:r>
        <w:rPr>
          <w:rFonts w:hint="eastAsia"/>
        </w:rPr>
        <w:t xml:space="preserve">4.2 </w:t>
      </w:r>
      <w:r>
        <w:rPr>
          <w:rFonts w:hint="eastAsia"/>
        </w:rPr>
        <w:t>机械按键电路原理图</w:t>
      </w:r>
    </w:p>
    <w:p w14:paraId="5424707E" w14:textId="77777777" w:rsidR="00037415" w:rsidRDefault="00234A3F">
      <w:pPr>
        <w:ind w:firstLineChars="0" w:firstLine="0"/>
      </w:pPr>
      <w:r>
        <w:rPr>
          <w:rFonts w:hint="eastAsia"/>
        </w:rPr>
        <w:t>初始化函数分析：</w:t>
      </w:r>
    </w:p>
    <w:p w14:paraId="14FC8012" w14:textId="77777777" w:rsidR="00037415" w:rsidRDefault="00234A3F">
      <w:pPr>
        <w:ind w:firstLineChars="0" w:firstLine="0"/>
      </w:pPr>
      <w:r>
        <w:rPr>
          <w:rFonts w:hint="eastAsia"/>
        </w:rPr>
        <w:t xml:space="preserve">void </w:t>
      </w:r>
      <w:proofErr w:type="spellStart"/>
      <w:r>
        <w:rPr>
          <w:rFonts w:hint="eastAsia"/>
        </w:rPr>
        <w:t>key_init</w:t>
      </w:r>
      <w:proofErr w:type="spellEnd"/>
      <w:r>
        <w:rPr>
          <w:rFonts w:hint="eastAsia"/>
        </w:rPr>
        <w:t>(void)</w:t>
      </w:r>
    </w:p>
    <w:p w14:paraId="35C9F467" w14:textId="77777777" w:rsidR="00037415" w:rsidRDefault="00234A3F">
      <w:pPr>
        <w:ind w:firstLineChars="0" w:firstLine="0"/>
      </w:pPr>
      <w:r>
        <w:rPr>
          <w:rFonts w:hint="eastAsia"/>
        </w:rPr>
        <w:t>{</w:t>
      </w:r>
    </w:p>
    <w:p w14:paraId="1FB1E04C" w14:textId="77777777" w:rsidR="00037415" w:rsidRDefault="00234A3F">
      <w:pPr>
        <w:ind w:firstLineChars="0" w:firstLine="0"/>
      </w:pPr>
      <w:r>
        <w:rPr>
          <w:rFonts w:hint="eastAsia"/>
        </w:rPr>
        <w:tab/>
        <w:t>//</w:t>
      </w:r>
      <w:r>
        <w:rPr>
          <w:rFonts w:hint="eastAsia"/>
        </w:rPr>
        <w:t>打开</w:t>
      </w:r>
      <w:r>
        <w:rPr>
          <w:rFonts w:hint="eastAsia"/>
        </w:rPr>
        <w:t>PA PE</w:t>
      </w:r>
      <w:r>
        <w:rPr>
          <w:rFonts w:hint="eastAsia"/>
        </w:rPr>
        <w:t>时钟</w:t>
      </w:r>
    </w:p>
    <w:p w14:paraId="05F68507" w14:textId="77777777" w:rsidR="00037415" w:rsidRDefault="00234A3F">
      <w:pPr>
        <w:ind w:firstLineChars="0" w:firstLine="0"/>
      </w:pPr>
      <w:r>
        <w:rPr>
          <w:rFonts w:hint="eastAsia"/>
        </w:rPr>
        <w:tab/>
        <w:t>RCC-&gt;AHB1ENR |= 1&lt;&lt;0;</w:t>
      </w:r>
    </w:p>
    <w:p w14:paraId="5D5A009C" w14:textId="77777777" w:rsidR="00037415" w:rsidRDefault="00234A3F">
      <w:pPr>
        <w:ind w:firstLineChars="0" w:firstLine="0"/>
      </w:pPr>
      <w:r>
        <w:rPr>
          <w:rFonts w:hint="eastAsia"/>
        </w:rPr>
        <w:lastRenderedPageBreak/>
        <w:tab/>
        <w:t>RCC-&gt;AHB1ENR |= 1&lt;&lt;4;</w:t>
      </w:r>
    </w:p>
    <w:p w14:paraId="60D63ACF" w14:textId="77777777" w:rsidR="00037415" w:rsidRDefault="00234A3F">
      <w:pPr>
        <w:ind w:firstLineChars="0" w:firstLine="0"/>
      </w:pPr>
      <w:r>
        <w:rPr>
          <w:rFonts w:hint="eastAsia"/>
        </w:rPr>
        <w:tab/>
        <w:t>//KEY1 PA0</w:t>
      </w:r>
      <w:r>
        <w:rPr>
          <w:rFonts w:hint="eastAsia"/>
        </w:rPr>
        <w:t>配置为下拉输入（按键</w:t>
      </w:r>
      <w:r>
        <w:rPr>
          <w:rFonts w:hint="eastAsia"/>
        </w:rPr>
        <w:t>1</w:t>
      </w:r>
      <w:r>
        <w:rPr>
          <w:rFonts w:hint="eastAsia"/>
        </w:rPr>
        <w:t>按下，</w:t>
      </w:r>
      <w:r>
        <w:rPr>
          <w:rFonts w:hint="eastAsia"/>
        </w:rPr>
        <w:t>PA0</w:t>
      </w:r>
      <w:r>
        <w:rPr>
          <w:rFonts w:hint="eastAsia"/>
        </w:rPr>
        <w:t>输入高电平，所以给</w:t>
      </w:r>
      <w:r>
        <w:rPr>
          <w:rFonts w:hint="eastAsia"/>
        </w:rPr>
        <w:t>PA0</w:t>
      </w:r>
      <w:r>
        <w:rPr>
          <w:rFonts w:hint="eastAsia"/>
        </w:rPr>
        <w:t>配置下拉输入，没有外界输入的时候</w:t>
      </w:r>
      <w:r>
        <w:rPr>
          <w:rFonts w:hint="eastAsia"/>
        </w:rPr>
        <w:t>PA0</w:t>
      </w:r>
      <w:r>
        <w:rPr>
          <w:rFonts w:hint="eastAsia"/>
        </w:rPr>
        <w:t>是低电平状态）</w:t>
      </w:r>
    </w:p>
    <w:p w14:paraId="159B04BF" w14:textId="77777777" w:rsidR="00037415" w:rsidRDefault="00234A3F">
      <w:pPr>
        <w:ind w:firstLineChars="0" w:firstLine="0"/>
      </w:pPr>
      <w:r>
        <w:rPr>
          <w:rFonts w:hint="eastAsia"/>
        </w:rPr>
        <w:tab/>
        <w:t>GPIOA-&gt;MODER &amp;= ~(3&lt;&lt;0);</w:t>
      </w:r>
    </w:p>
    <w:p w14:paraId="7711DC4A" w14:textId="77777777" w:rsidR="00037415" w:rsidRDefault="00234A3F">
      <w:pPr>
        <w:ind w:firstLineChars="0" w:firstLine="0"/>
      </w:pPr>
      <w:r>
        <w:rPr>
          <w:rFonts w:hint="eastAsia"/>
        </w:rPr>
        <w:tab/>
        <w:t>GPIOA-&gt;PUPDR &amp;= ~(3&lt;&lt;0);</w:t>
      </w:r>
    </w:p>
    <w:p w14:paraId="033CF8F9" w14:textId="77777777" w:rsidR="00037415" w:rsidRDefault="00234A3F">
      <w:pPr>
        <w:ind w:firstLineChars="0" w:firstLine="0"/>
      </w:pPr>
      <w:r>
        <w:rPr>
          <w:rFonts w:hint="eastAsia"/>
        </w:rPr>
        <w:tab/>
        <w:t>GPIOA-&gt;PUPDR |= 2&lt;&lt;0;</w:t>
      </w:r>
    </w:p>
    <w:p w14:paraId="5528261F" w14:textId="77777777" w:rsidR="00037415" w:rsidRDefault="00234A3F">
      <w:pPr>
        <w:ind w:firstLineChars="0" w:firstLine="0"/>
      </w:pPr>
      <w:r>
        <w:rPr>
          <w:rFonts w:hint="eastAsia"/>
        </w:rPr>
        <w:tab/>
        <w:t>//KEY2 PE2</w:t>
      </w:r>
      <w:r>
        <w:rPr>
          <w:rFonts w:hint="eastAsia"/>
        </w:rPr>
        <w:t>配置为上拉输入（按键</w:t>
      </w:r>
      <w:r>
        <w:rPr>
          <w:rFonts w:hint="eastAsia"/>
        </w:rPr>
        <w:t>2</w:t>
      </w:r>
      <w:r>
        <w:rPr>
          <w:rFonts w:hint="eastAsia"/>
        </w:rPr>
        <w:t>按下，</w:t>
      </w:r>
      <w:r>
        <w:rPr>
          <w:rFonts w:hint="eastAsia"/>
        </w:rPr>
        <w:t>PE2</w:t>
      </w:r>
      <w:r>
        <w:rPr>
          <w:rFonts w:hint="eastAsia"/>
        </w:rPr>
        <w:t>输入高电平，所以给</w:t>
      </w:r>
      <w:r>
        <w:rPr>
          <w:rFonts w:hint="eastAsia"/>
        </w:rPr>
        <w:t>PE2</w:t>
      </w:r>
      <w:r>
        <w:rPr>
          <w:rFonts w:hint="eastAsia"/>
        </w:rPr>
        <w:t>配置上拉输入，没有外界输入的时候</w:t>
      </w:r>
      <w:r>
        <w:rPr>
          <w:rFonts w:hint="eastAsia"/>
        </w:rPr>
        <w:t>PE2</w:t>
      </w:r>
      <w:r>
        <w:rPr>
          <w:rFonts w:hint="eastAsia"/>
        </w:rPr>
        <w:t>是高电平状态）</w:t>
      </w:r>
    </w:p>
    <w:p w14:paraId="004B5FEA" w14:textId="77777777" w:rsidR="00037415" w:rsidRDefault="00234A3F">
      <w:pPr>
        <w:ind w:firstLineChars="0" w:firstLine="0"/>
      </w:pPr>
      <w:r>
        <w:rPr>
          <w:rFonts w:hint="eastAsia"/>
        </w:rPr>
        <w:tab/>
        <w:t>GPIOE-&gt;MODER &amp;= ~(3&lt;&lt;4);</w:t>
      </w:r>
    </w:p>
    <w:p w14:paraId="66AB46A8" w14:textId="77777777" w:rsidR="00037415" w:rsidRDefault="00234A3F">
      <w:pPr>
        <w:ind w:firstLineChars="0" w:firstLine="0"/>
      </w:pPr>
      <w:r>
        <w:rPr>
          <w:rFonts w:hint="eastAsia"/>
        </w:rPr>
        <w:tab/>
        <w:t>GPIOE-&gt;PUPDR &amp;= ~(3&lt;&lt;4);</w:t>
      </w:r>
    </w:p>
    <w:p w14:paraId="53C29324" w14:textId="77777777" w:rsidR="00037415" w:rsidRDefault="00234A3F">
      <w:pPr>
        <w:ind w:firstLineChars="0" w:firstLine="0"/>
      </w:pPr>
      <w:r>
        <w:rPr>
          <w:rFonts w:hint="eastAsia"/>
        </w:rPr>
        <w:tab/>
        <w:t>GPIOE-&gt;PUPDR |= 1&lt;&lt;4;</w:t>
      </w:r>
    </w:p>
    <w:p w14:paraId="6A93BAD2" w14:textId="77777777" w:rsidR="00037415" w:rsidRDefault="00234A3F">
      <w:pPr>
        <w:ind w:firstLineChars="0" w:firstLine="0"/>
      </w:pPr>
      <w:r>
        <w:rPr>
          <w:rFonts w:hint="eastAsia"/>
        </w:rPr>
        <w:tab/>
        <w:t>//KEY3 PE3</w:t>
      </w:r>
      <w:r>
        <w:rPr>
          <w:rFonts w:hint="eastAsia"/>
        </w:rPr>
        <w:t>配置为上拉输入</w:t>
      </w:r>
    </w:p>
    <w:p w14:paraId="4072F5F6" w14:textId="77777777" w:rsidR="00037415" w:rsidRDefault="00234A3F">
      <w:pPr>
        <w:ind w:firstLineChars="0" w:firstLine="0"/>
      </w:pPr>
      <w:r>
        <w:rPr>
          <w:rFonts w:hint="eastAsia"/>
        </w:rPr>
        <w:tab/>
        <w:t>GPIOE-&gt;MODER &amp;= ~(3&lt;&lt;6);</w:t>
      </w:r>
    </w:p>
    <w:p w14:paraId="1552B8E2" w14:textId="77777777" w:rsidR="00037415" w:rsidRDefault="00234A3F">
      <w:pPr>
        <w:ind w:firstLineChars="0" w:firstLine="0"/>
      </w:pPr>
      <w:r>
        <w:rPr>
          <w:rFonts w:hint="eastAsia"/>
        </w:rPr>
        <w:tab/>
        <w:t>GPIOE-&gt;PUPDR &amp;= ~(3&lt;&lt;6);</w:t>
      </w:r>
    </w:p>
    <w:p w14:paraId="218B79C4" w14:textId="77777777" w:rsidR="00037415" w:rsidRDefault="00234A3F">
      <w:pPr>
        <w:ind w:firstLineChars="0" w:firstLine="0"/>
      </w:pPr>
      <w:r>
        <w:rPr>
          <w:rFonts w:hint="eastAsia"/>
        </w:rPr>
        <w:tab/>
        <w:t>GPIOE-&gt;PUPDR |= 1&lt;&lt;6;</w:t>
      </w:r>
    </w:p>
    <w:p w14:paraId="7ECB0880" w14:textId="77777777" w:rsidR="00037415" w:rsidRDefault="00234A3F">
      <w:pPr>
        <w:ind w:firstLineChars="0" w:firstLine="0"/>
      </w:pPr>
      <w:r>
        <w:rPr>
          <w:rFonts w:hint="eastAsia"/>
        </w:rPr>
        <w:tab/>
        <w:t>//KEY4 PE4</w:t>
      </w:r>
      <w:r>
        <w:rPr>
          <w:rFonts w:hint="eastAsia"/>
        </w:rPr>
        <w:t>配置为上拉输入</w:t>
      </w:r>
    </w:p>
    <w:p w14:paraId="4E120E76" w14:textId="77777777" w:rsidR="00037415" w:rsidRDefault="00234A3F">
      <w:pPr>
        <w:ind w:firstLineChars="0" w:firstLine="0"/>
      </w:pPr>
      <w:r>
        <w:rPr>
          <w:rFonts w:hint="eastAsia"/>
        </w:rPr>
        <w:tab/>
        <w:t>GPIOE-&gt;MODER &amp;= ~(3&lt;&lt;8);</w:t>
      </w:r>
    </w:p>
    <w:p w14:paraId="25C1975D" w14:textId="77777777" w:rsidR="00037415" w:rsidRDefault="00234A3F">
      <w:pPr>
        <w:ind w:firstLineChars="0" w:firstLine="0"/>
      </w:pPr>
      <w:r>
        <w:rPr>
          <w:rFonts w:hint="eastAsia"/>
        </w:rPr>
        <w:tab/>
        <w:t>GPIOE-&gt;PUPDR &amp;= ~(3&lt;&lt;8);</w:t>
      </w:r>
    </w:p>
    <w:p w14:paraId="0ED8A41A" w14:textId="77777777" w:rsidR="00037415" w:rsidRDefault="00234A3F">
      <w:pPr>
        <w:ind w:firstLineChars="0" w:firstLine="0"/>
      </w:pPr>
      <w:r>
        <w:rPr>
          <w:rFonts w:hint="eastAsia"/>
        </w:rPr>
        <w:tab/>
        <w:t>GPIOE-&gt;PUPDR |= 1&lt;&lt;8;</w:t>
      </w:r>
    </w:p>
    <w:p w14:paraId="281C40B4" w14:textId="77777777" w:rsidR="00037415" w:rsidRDefault="00234A3F">
      <w:pPr>
        <w:ind w:firstLineChars="0" w:firstLine="0"/>
      </w:pPr>
      <w:r>
        <w:rPr>
          <w:rFonts w:hint="eastAsia"/>
        </w:rPr>
        <w:t>}</w:t>
      </w:r>
    </w:p>
    <w:p w14:paraId="5EEB0943" w14:textId="77777777" w:rsidR="00037415" w:rsidRDefault="00234A3F">
      <w:r>
        <w:rPr>
          <w:rFonts w:hint="eastAsia"/>
        </w:rPr>
        <w:t>由于机械开关的机械弹簧特性，在按键闭合和松手时会有一连串的抖动想象，按键的抖动会引起一次按键被误读多次。按键去抖的核心理念是，当检测到按键状态变化时，不是马上立即去响应按键工作，而是先等待按键闭合或按键松开彻底稳定后再对按键进行处理。</w:t>
      </w:r>
    </w:p>
    <w:p w14:paraId="79CF414D" w14:textId="77777777" w:rsidR="00037415" w:rsidRDefault="00234A3F">
      <w:pPr>
        <w:ind w:left="420" w:firstLineChars="0" w:firstLine="0"/>
        <w:rPr>
          <w:bCs/>
        </w:rPr>
      </w:pPr>
      <w:r>
        <w:rPr>
          <w:rFonts w:hint="eastAsia"/>
          <w:bCs/>
        </w:rPr>
        <w:t>按键软件消抖的方式有两种，分别是延时消抖和对比消抖。</w:t>
      </w:r>
    </w:p>
    <w:p w14:paraId="1F0931BE" w14:textId="77777777" w:rsidR="00037415" w:rsidRDefault="00234A3F">
      <w:pPr>
        <w:pStyle w:val="aa"/>
        <w:numPr>
          <w:ilvl w:val="0"/>
          <w:numId w:val="4"/>
        </w:numPr>
        <w:ind w:firstLineChars="0"/>
        <w:rPr>
          <w:bCs/>
        </w:rPr>
      </w:pPr>
      <w:r>
        <w:rPr>
          <w:rFonts w:hint="eastAsia"/>
          <w:bCs/>
        </w:rPr>
        <w:t>延时消抖：当检测到按键闭合后执行一个</w:t>
      </w:r>
      <w:r>
        <w:rPr>
          <w:rFonts w:hint="eastAsia"/>
          <w:bCs/>
        </w:rPr>
        <w:t>1</w:t>
      </w:r>
      <w:r>
        <w:rPr>
          <w:bCs/>
        </w:rPr>
        <w:t>0</w:t>
      </w:r>
      <w:r>
        <w:rPr>
          <w:rFonts w:hint="eastAsia"/>
          <w:bCs/>
        </w:rPr>
        <w:t>～</w:t>
      </w:r>
      <w:r>
        <w:rPr>
          <w:rFonts w:hint="eastAsia"/>
          <w:bCs/>
        </w:rPr>
        <w:t>2</w:t>
      </w:r>
      <w:r>
        <w:rPr>
          <w:bCs/>
        </w:rPr>
        <w:t>0</w:t>
      </w:r>
      <w:r>
        <w:rPr>
          <w:rFonts w:hint="eastAsia"/>
          <w:bCs/>
        </w:rPr>
        <w:t>ms</w:t>
      </w:r>
      <w:r>
        <w:rPr>
          <w:rFonts w:hint="eastAsia"/>
          <w:bCs/>
        </w:rPr>
        <w:t>的延时程序，再一次检测按键的状态，如果按键仍然保持闭合状态，则确认按键操作有效。</w:t>
      </w:r>
    </w:p>
    <w:p w14:paraId="3EC608C9" w14:textId="77777777" w:rsidR="00037415" w:rsidRDefault="00234A3F">
      <w:pPr>
        <w:pStyle w:val="aa"/>
        <w:numPr>
          <w:ilvl w:val="0"/>
          <w:numId w:val="4"/>
        </w:numPr>
        <w:ind w:firstLineChars="0"/>
        <w:rPr>
          <w:bCs/>
        </w:rPr>
      </w:pPr>
      <w:r>
        <w:rPr>
          <w:rFonts w:hint="eastAsia"/>
          <w:bCs/>
        </w:rPr>
        <w:t>对比消抖：通过连续读出多次按键的返回值（通常是</w:t>
      </w:r>
      <w:r>
        <w:rPr>
          <w:rFonts w:hint="eastAsia"/>
          <w:bCs/>
        </w:rPr>
        <w:t>3</w:t>
      </w:r>
      <w:r>
        <w:rPr>
          <w:rFonts w:hint="eastAsia"/>
          <w:bCs/>
        </w:rPr>
        <w:t>～</w:t>
      </w:r>
      <w:r>
        <w:rPr>
          <w:rFonts w:hint="eastAsia"/>
          <w:bCs/>
        </w:rPr>
        <w:t>5</w:t>
      </w:r>
      <w:r>
        <w:rPr>
          <w:rFonts w:hint="eastAsia"/>
          <w:bCs/>
        </w:rPr>
        <w:t>次），然后对比这几次读出的按键值是否一样，如果一样，则确认按键操作有效。</w:t>
      </w:r>
    </w:p>
    <w:p w14:paraId="4E4BDACA" w14:textId="77777777" w:rsidR="00037415" w:rsidRDefault="00234A3F">
      <w:pPr>
        <w:pStyle w:val="aa"/>
        <w:ind w:firstLineChars="0" w:firstLine="0"/>
        <w:rPr>
          <w:bCs/>
        </w:rPr>
      </w:pPr>
      <w:r>
        <w:rPr>
          <w:rFonts w:hint="eastAsia"/>
          <w:bCs/>
        </w:rPr>
        <w:lastRenderedPageBreak/>
        <w:t>本设计采用了对比消抖的方案，检测按键按下采用定时器每隔一段时间进行扫描按键是否被按下。</w:t>
      </w:r>
    </w:p>
    <w:p w14:paraId="4F155412" w14:textId="77777777" w:rsidR="00037415" w:rsidRDefault="00037415">
      <w:pPr>
        <w:pStyle w:val="aa"/>
        <w:ind w:firstLineChars="0" w:firstLine="0"/>
        <w:rPr>
          <w:bCs/>
        </w:rPr>
      </w:pPr>
    </w:p>
    <w:p w14:paraId="00470478" w14:textId="77777777" w:rsidR="00037415" w:rsidRDefault="00234A3F">
      <w:pPr>
        <w:pStyle w:val="2"/>
        <w:rPr>
          <w:rFonts w:ascii="黑体" w:eastAsia="黑体" w:hAnsi="黑体" w:cs="黑体"/>
          <w:sz w:val="24"/>
        </w:rPr>
      </w:pPr>
      <w:bookmarkStart w:id="83" w:name="_Toc23434"/>
      <w:r>
        <w:rPr>
          <w:rFonts w:ascii="黑体" w:eastAsia="黑体" w:hAnsi="黑体" w:cs="黑体" w:hint="eastAsia"/>
          <w:sz w:val="24"/>
        </w:rPr>
        <w:t>4.5 RS-485模块函数分析</w:t>
      </w:r>
      <w:bookmarkEnd w:id="83"/>
    </w:p>
    <w:p w14:paraId="3F831F79" w14:textId="77777777" w:rsidR="00037415" w:rsidRDefault="00234A3F">
      <w:r>
        <w:rPr>
          <w:rFonts w:hint="eastAsia"/>
        </w:rPr>
        <w:t>一般中控芯片都不具有</w:t>
      </w:r>
      <w:r>
        <w:rPr>
          <w:rFonts w:hint="eastAsia"/>
        </w:rPr>
        <w:t>4</w:t>
      </w:r>
      <w:r>
        <w:t>85</w:t>
      </w:r>
      <w:r>
        <w:rPr>
          <w:rFonts w:hint="eastAsia"/>
        </w:rPr>
        <w:t>通信接口，但是一般都具有</w:t>
      </w:r>
      <w:r>
        <w:rPr>
          <w:rFonts w:hint="eastAsia"/>
        </w:rPr>
        <w:t>UART</w:t>
      </w:r>
      <w:r>
        <w:rPr>
          <w:rFonts w:hint="eastAsia"/>
        </w:rPr>
        <w:t>接口，所以大多数使用</w:t>
      </w:r>
      <w:r>
        <w:rPr>
          <w:rFonts w:hint="eastAsia"/>
        </w:rPr>
        <w:t>4</w:t>
      </w:r>
      <w:r>
        <w:t>85</w:t>
      </w:r>
      <w:r>
        <w:rPr>
          <w:rFonts w:hint="eastAsia"/>
        </w:rPr>
        <w:t>通信时，都是使用串口通信经过一个</w:t>
      </w:r>
      <w:r>
        <w:rPr>
          <w:rFonts w:hint="eastAsia"/>
        </w:rPr>
        <w:t>4</w:t>
      </w:r>
      <w:r>
        <w:t>85</w:t>
      </w:r>
      <w:r>
        <w:rPr>
          <w:rFonts w:hint="eastAsia"/>
        </w:rPr>
        <w:t>电平转换芯片，然后发出</w:t>
      </w:r>
      <w:r>
        <w:rPr>
          <w:rFonts w:hint="eastAsia"/>
        </w:rPr>
        <w:t>4</w:t>
      </w:r>
      <w:r>
        <w:t>85</w:t>
      </w:r>
      <w:r>
        <w:rPr>
          <w:rFonts w:hint="eastAsia"/>
        </w:rPr>
        <w:t>通信信号。常见的</w:t>
      </w:r>
      <w:r>
        <w:rPr>
          <w:rFonts w:hint="eastAsia"/>
        </w:rPr>
        <w:t>4</w:t>
      </w:r>
      <w:r>
        <w:t>85</w:t>
      </w:r>
      <w:r>
        <w:rPr>
          <w:rFonts w:hint="eastAsia"/>
        </w:rPr>
        <w:t>电平转换芯片有</w:t>
      </w:r>
      <w:r>
        <w:rPr>
          <w:rFonts w:hint="eastAsia"/>
        </w:rPr>
        <w:t>MAX</w:t>
      </w:r>
      <w:r>
        <w:t xml:space="preserve">485 </w:t>
      </w:r>
      <w:r>
        <w:rPr>
          <w:rFonts w:hint="eastAsia"/>
        </w:rPr>
        <w:t>SP</w:t>
      </w:r>
      <w:r>
        <w:t>3485</w:t>
      </w:r>
      <w:r>
        <w:rPr>
          <w:rFonts w:hint="eastAsia"/>
        </w:rPr>
        <w:t>等</w:t>
      </w:r>
    </w:p>
    <w:p w14:paraId="245B416C" w14:textId="77777777" w:rsidR="00037415" w:rsidRDefault="00234A3F">
      <w:r>
        <w:rPr>
          <w:rFonts w:hint="eastAsia"/>
        </w:rPr>
        <w:t>4</w:t>
      </w:r>
      <w:r>
        <w:t>85</w:t>
      </w:r>
      <w:r>
        <w:rPr>
          <w:rFonts w:hint="eastAsia"/>
        </w:rPr>
        <w:t>通信协议和</w:t>
      </w:r>
      <w:r>
        <w:rPr>
          <w:rFonts w:hint="eastAsia"/>
        </w:rPr>
        <w:t>UART</w:t>
      </w:r>
      <w:r>
        <w:rPr>
          <w:rFonts w:hint="eastAsia"/>
        </w:rPr>
        <w:t>通信一样，也是起始位</w:t>
      </w:r>
      <w:r>
        <w:rPr>
          <w:rFonts w:hint="eastAsia"/>
        </w:rPr>
        <w:t>+</w:t>
      </w:r>
      <w:r>
        <w:rPr>
          <w:rFonts w:hint="eastAsia"/>
        </w:rPr>
        <w:t>数据位</w:t>
      </w:r>
      <w:r>
        <w:rPr>
          <w:rFonts w:hint="eastAsia"/>
        </w:rPr>
        <w:t>+</w:t>
      </w:r>
      <w:r>
        <w:rPr>
          <w:rFonts w:hint="eastAsia"/>
        </w:rPr>
        <w:t>奇偶校验位</w:t>
      </w:r>
      <w:r>
        <w:rPr>
          <w:rFonts w:hint="eastAsia"/>
        </w:rPr>
        <w:t>+</w:t>
      </w:r>
      <w:r>
        <w:rPr>
          <w:rFonts w:hint="eastAsia"/>
        </w:rPr>
        <w:t>停止位，不一样的只是电平标准</w:t>
      </w:r>
    </w:p>
    <w:p w14:paraId="5BE993A4" w14:textId="77777777" w:rsidR="00037415" w:rsidRDefault="00234A3F">
      <w:r>
        <w:rPr>
          <w:rFonts w:hint="eastAsia"/>
        </w:rPr>
        <w:t>节点板</w:t>
      </w:r>
      <w:r>
        <w:rPr>
          <w:rFonts w:hint="eastAsia"/>
        </w:rPr>
        <w:t>485</w:t>
      </w:r>
      <w:r>
        <w:rPr>
          <w:rFonts w:hint="eastAsia"/>
        </w:rPr>
        <w:t>使用串口</w:t>
      </w:r>
      <w:r>
        <w:rPr>
          <w:rFonts w:hint="eastAsia"/>
        </w:rPr>
        <w:t>3</w:t>
      </w:r>
      <w:r>
        <w:rPr>
          <w:rFonts w:hint="eastAsia"/>
        </w:rPr>
        <w:t>发送，函数分析如下：</w:t>
      </w:r>
    </w:p>
    <w:p w14:paraId="2AD1D864" w14:textId="77777777" w:rsidR="00037415" w:rsidRDefault="00234A3F">
      <w:r>
        <w:rPr>
          <w:rFonts w:hint="eastAsia"/>
        </w:rPr>
        <w:t>//</w:t>
      </w:r>
      <w:r>
        <w:rPr>
          <w:rFonts w:hint="eastAsia"/>
        </w:rPr>
        <w:t>串口</w:t>
      </w:r>
      <w:r>
        <w:rPr>
          <w:rFonts w:hint="eastAsia"/>
        </w:rPr>
        <w:t>3</w:t>
      </w:r>
      <w:r>
        <w:rPr>
          <w:rFonts w:hint="eastAsia"/>
        </w:rPr>
        <w:t>初始化</w:t>
      </w:r>
    </w:p>
    <w:p w14:paraId="4F6737B0" w14:textId="77777777" w:rsidR="00037415" w:rsidRDefault="00234A3F">
      <w:r>
        <w:rPr>
          <w:rFonts w:hint="eastAsia"/>
        </w:rPr>
        <w:t xml:space="preserve">void usart3_init(u32 Clk,u32 </w:t>
      </w:r>
      <w:proofErr w:type="spellStart"/>
      <w:r>
        <w:rPr>
          <w:rFonts w:hint="eastAsia"/>
        </w:rPr>
        <w:t>Boand</w:t>
      </w:r>
      <w:proofErr w:type="spellEnd"/>
      <w:r>
        <w:rPr>
          <w:rFonts w:hint="eastAsia"/>
        </w:rPr>
        <w:t>)</w:t>
      </w:r>
    </w:p>
    <w:p w14:paraId="45D04017" w14:textId="77777777" w:rsidR="00037415" w:rsidRDefault="00234A3F">
      <w:r>
        <w:rPr>
          <w:rFonts w:hint="eastAsia"/>
        </w:rPr>
        <w:t>{</w:t>
      </w:r>
    </w:p>
    <w:p w14:paraId="6137946F" w14:textId="77777777" w:rsidR="00037415" w:rsidRDefault="00234A3F">
      <w:r>
        <w:rPr>
          <w:rFonts w:hint="eastAsia"/>
        </w:rPr>
        <w:t>//</w:t>
      </w:r>
      <w:r>
        <w:rPr>
          <w:rFonts w:hint="eastAsia"/>
        </w:rPr>
        <w:t>配置串口</w:t>
      </w:r>
      <w:r>
        <w:rPr>
          <w:rFonts w:hint="eastAsia"/>
        </w:rPr>
        <w:t>3</w:t>
      </w:r>
      <w:r>
        <w:rPr>
          <w:rFonts w:hint="eastAsia"/>
        </w:rPr>
        <w:t>引脚以及寄存器</w:t>
      </w:r>
    </w:p>
    <w:p w14:paraId="2C465D9D" w14:textId="77777777" w:rsidR="00037415" w:rsidRDefault="00234A3F">
      <w:r>
        <w:rPr>
          <w:rFonts w:hint="eastAsia"/>
        </w:rPr>
        <w:t>.........</w:t>
      </w:r>
    </w:p>
    <w:p w14:paraId="22820A1B" w14:textId="77777777" w:rsidR="00037415" w:rsidRDefault="00234A3F">
      <w:r>
        <w:rPr>
          <w:rFonts w:hint="eastAsia"/>
        </w:rPr>
        <w:tab/>
        <w:t xml:space="preserve">/* </w:t>
      </w:r>
      <w:r>
        <w:rPr>
          <w:rFonts w:hint="eastAsia"/>
        </w:rPr>
        <w:t>打开</w:t>
      </w:r>
      <w:r>
        <w:rPr>
          <w:rFonts w:hint="eastAsia"/>
        </w:rPr>
        <w:t>GPIOA</w:t>
      </w:r>
      <w:r>
        <w:rPr>
          <w:rFonts w:hint="eastAsia"/>
        </w:rPr>
        <w:t>时钟</w:t>
      </w:r>
      <w:r>
        <w:rPr>
          <w:rFonts w:hint="eastAsia"/>
        </w:rPr>
        <w:t xml:space="preserve"> */</w:t>
      </w:r>
    </w:p>
    <w:p w14:paraId="71CA7EE1" w14:textId="77777777" w:rsidR="00037415" w:rsidRDefault="00234A3F">
      <w:r>
        <w:rPr>
          <w:rFonts w:hint="eastAsia"/>
        </w:rPr>
        <w:tab/>
        <w:t>RCC-&gt;APB2ENR |= 1 &lt;&lt; 2;</w:t>
      </w:r>
    </w:p>
    <w:p w14:paraId="00726C1D" w14:textId="77777777" w:rsidR="00037415" w:rsidRDefault="00234A3F">
      <w:r>
        <w:rPr>
          <w:rFonts w:hint="eastAsia"/>
        </w:rPr>
        <w:tab/>
        <w:t>/*</w:t>
      </w:r>
      <w:r>
        <w:rPr>
          <w:rFonts w:hint="eastAsia"/>
        </w:rPr>
        <w:t>配置</w:t>
      </w:r>
      <w:r>
        <w:rPr>
          <w:rFonts w:hint="eastAsia"/>
        </w:rPr>
        <w:t>PA12</w:t>
      </w:r>
      <w:r>
        <w:rPr>
          <w:rFonts w:hint="eastAsia"/>
        </w:rPr>
        <w:t>为通用推挽输出</w:t>
      </w:r>
      <w:r>
        <w:rPr>
          <w:rFonts w:hint="eastAsia"/>
        </w:rPr>
        <w:t>*/  //485</w:t>
      </w:r>
      <w:r>
        <w:rPr>
          <w:rFonts w:hint="eastAsia"/>
        </w:rPr>
        <w:t>使能引脚</w:t>
      </w:r>
    </w:p>
    <w:p w14:paraId="40AA3714" w14:textId="77777777" w:rsidR="00037415" w:rsidRDefault="00234A3F">
      <w:r>
        <w:rPr>
          <w:rFonts w:hint="eastAsia"/>
        </w:rPr>
        <w:tab/>
        <w:t>GPIOA-&gt;CRH &amp;= 0xfff0ffff;</w:t>
      </w:r>
    </w:p>
    <w:p w14:paraId="5D0FC9FD" w14:textId="77777777" w:rsidR="00037415" w:rsidRDefault="00234A3F">
      <w:r>
        <w:rPr>
          <w:rFonts w:hint="eastAsia"/>
        </w:rPr>
        <w:tab/>
        <w:t>GPIOA-&gt;CRH |= 0x00030000;</w:t>
      </w:r>
      <w:r>
        <w:rPr>
          <w:rFonts w:hint="eastAsia"/>
        </w:rPr>
        <w:tab/>
      </w:r>
    </w:p>
    <w:p w14:paraId="41C4DE67" w14:textId="77777777" w:rsidR="00037415" w:rsidRDefault="00234A3F">
      <w:r>
        <w:rPr>
          <w:rFonts w:hint="eastAsia"/>
        </w:rPr>
        <w:t>}</w:t>
      </w:r>
    </w:p>
    <w:p w14:paraId="3894FA0C" w14:textId="77777777" w:rsidR="00037415" w:rsidRDefault="00234A3F">
      <w:r>
        <w:rPr>
          <w:rFonts w:hint="eastAsia"/>
        </w:rPr>
        <w:t>//</w:t>
      </w:r>
      <w:r>
        <w:rPr>
          <w:rFonts w:hint="eastAsia"/>
        </w:rPr>
        <w:t>串口</w:t>
      </w:r>
      <w:r>
        <w:rPr>
          <w:rFonts w:hint="eastAsia"/>
        </w:rPr>
        <w:t>3-485</w:t>
      </w:r>
      <w:r>
        <w:rPr>
          <w:rFonts w:hint="eastAsia"/>
        </w:rPr>
        <w:t>发送</w:t>
      </w:r>
      <w:r>
        <w:rPr>
          <w:rFonts w:hint="eastAsia"/>
        </w:rPr>
        <w:t>n</w:t>
      </w:r>
      <w:r>
        <w:rPr>
          <w:rFonts w:hint="eastAsia"/>
        </w:rPr>
        <w:t>个字节</w:t>
      </w:r>
    </w:p>
    <w:p w14:paraId="46497607" w14:textId="77777777" w:rsidR="00037415" w:rsidRDefault="00234A3F">
      <w:r>
        <w:rPr>
          <w:rFonts w:hint="eastAsia"/>
        </w:rPr>
        <w:t>void uart3_send_nbyte(char *</w:t>
      </w:r>
      <w:proofErr w:type="spellStart"/>
      <w:r>
        <w:rPr>
          <w:rFonts w:hint="eastAsia"/>
        </w:rPr>
        <w:t>p,char</w:t>
      </w:r>
      <w:proofErr w:type="spellEnd"/>
      <w:r>
        <w:rPr>
          <w:rFonts w:hint="eastAsia"/>
        </w:rPr>
        <w:t xml:space="preserve"> n)</w:t>
      </w:r>
    </w:p>
    <w:p w14:paraId="0B41B1F4" w14:textId="77777777" w:rsidR="00037415" w:rsidRDefault="00234A3F">
      <w:r>
        <w:rPr>
          <w:rFonts w:hint="eastAsia"/>
        </w:rPr>
        <w:t>{</w:t>
      </w:r>
    </w:p>
    <w:p w14:paraId="72549516" w14:textId="77777777" w:rsidR="00037415" w:rsidRDefault="00234A3F">
      <w:r>
        <w:rPr>
          <w:rFonts w:hint="eastAsia"/>
        </w:rPr>
        <w:tab/>
        <w:t xml:space="preserve">char </w:t>
      </w:r>
      <w:proofErr w:type="spellStart"/>
      <w:r>
        <w:rPr>
          <w:rFonts w:hint="eastAsia"/>
        </w:rPr>
        <w:t>i</w:t>
      </w:r>
      <w:proofErr w:type="spellEnd"/>
      <w:r>
        <w:rPr>
          <w:rFonts w:hint="eastAsia"/>
        </w:rPr>
        <w:t>;</w:t>
      </w:r>
    </w:p>
    <w:p w14:paraId="31E856B8" w14:textId="77777777" w:rsidR="00037415" w:rsidRDefault="00234A3F">
      <w:r>
        <w:rPr>
          <w:rFonts w:hint="eastAsia"/>
        </w:rPr>
        <w:tab/>
        <w:t>GPIOA-&gt;ODR |= 1&lt;&lt;12;</w:t>
      </w:r>
      <w:r>
        <w:rPr>
          <w:rFonts w:hint="eastAsia"/>
        </w:rPr>
        <w:tab/>
        <w:t>//</w:t>
      </w:r>
      <w:r>
        <w:rPr>
          <w:rFonts w:hint="eastAsia"/>
        </w:rPr>
        <w:t>使能</w:t>
      </w:r>
      <w:r>
        <w:rPr>
          <w:rFonts w:hint="eastAsia"/>
        </w:rPr>
        <w:t>485</w:t>
      </w:r>
      <w:r>
        <w:rPr>
          <w:rFonts w:hint="eastAsia"/>
        </w:rPr>
        <w:t>发送</w:t>
      </w:r>
    </w:p>
    <w:p w14:paraId="39538FB6" w14:textId="77777777" w:rsidR="00037415" w:rsidRDefault="00234A3F">
      <w:r>
        <w:rPr>
          <w:rFonts w:hint="eastAsia"/>
        </w:rPr>
        <w:tab/>
        <w:t>for(</w:t>
      </w:r>
      <w:proofErr w:type="spellStart"/>
      <w:r>
        <w:rPr>
          <w:rFonts w:hint="eastAsia"/>
        </w:rPr>
        <w:t>i</w:t>
      </w:r>
      <w:proofErr w:type="spellEnd"/>
      <w:r>
        <w:rPr>
          <w:rFonts w:hint="eastAsia"/>
        </w:rPr>
        <w:t>=0;i&lt;</w:t>
      </w:r>
      <w:proofErr w:type="spellStart"/>
      <w:r>
        <w:rPr>
          <w:rFonts w:hint="eastAsia"/>
        </w:rPr>
        <w:t>n;i</w:t>
      </w:r>
      <w:proofErr w:type="spellEnd"/>
      <w:r>
        <w:rPr>
          <w:rFonts w:hint="eastAsia"/>
        </w:rPr>
        <w:t>++)</w:t>
      </w:r>
    </w:p>
    <w:p w14:paraId="55BCFBCD" w14:textId="77777777" w:rsidR="00037415" w:rsidRDefault="00234A3F">
      <w:r>
        <w:rPr>
          <w:rFonts w:hint="eastAsia"/>
        </w:rPr>
        <w:tab/>
        <w:t>{</w:t>
      </w:r>
    </w:p>
    <w:p w14:paraId="4E14DAA3" w14:textId="77777777" w:rsidR="00037415" w:rsidRDefault="00234A3F">
      <w:r>
        <w:rPr>
          <w:rFonts w:hint="eastAsia"/>
        </w:rPr>
        <w:tab/>
      </w:r>
      <w:r>
        <w:rPr>
          <w:rFonts w:hint="eastAsia"/>
        </w:rPr>
        <w:tab/>
        <w:t>while(!(USART3-&gt;SR &amp; (1&lt;&lt;7)));</w:t>
      </w:r>
    </w:p>
    <w:p w14:paraId="11148006" w14:textId="77777777" w:rsidR="00037415" w:rsidRDefault="00234A3F">
      <w:r>
        <w:rPr>
          <w:rFonts w:hint="eastAsia"/>
        </w:rPr>
        <w:tab/>
      </w:r>
      <w:r>
        <w:rPr>
          <w:rFonts w:hint="eastAsia"/>
        </w:rPr>
        <w:tab/>
        <w:t>USART3-&gt;DR = *p++;</w:t>
      </w:r>
    </w:p>
    <w:p w14:paraId="5A8033BB" w14:textId="77777777" w:rsidR="00037415" w:rsidRDefault="00234A3F">
      <w:r>
        <w:rPr>
          <w:rFonts w:hint="eastAsia"/>
        </w:rPr>
        <w:lastRenderedPageBreak/>
        <w:tab/>
        <w:t>}</w:t>
      </w:r>
    </w:p>
    <w:p w14:paraId="034D66B4" w14:textId="77777777" w:rsidR="00037415" w:rsidRDefault="00234A3F">
      <w:r>
        <w:rPr>
          <w:rFonts w:hint="eastAsia"/>
        </w:rPr>
        <w:tab/>
      </w:r>
      <w:proofErr w:type="spellStart"/>
      <w:r>
        <w:rPr>
          <w:rFonts w:hint="eastAsia"/>
        </w:rPr>
        <w:t>OSTimeDlyHMSM</w:t>
      </w:r>
      <w:proofErr w:type="spellEnd"/>
      <w:r>
        <w:rPr>
          <w:rFonts w:hint="eastAsia"/>
        </w:rPr>
        <w:t>(0,0,0,5);</w:t>
      </w:r>
    </w:p>
    <w:p w14:paraId="4B69ABBB" w14:textId="77777777" w:rsidR="00037415" w:rsidRDefault="00234A3F">
      <w:r>
        <w:rPr>
          <w:rFonts w:hint="eastAsia"/>
        </w:rPr>
        <w:tab/>
        <w:t>GPIOA-&gt;ODR &amp;= ~(1&lt;&lt;12);</w:t>
      </w:r>
      <w:r>
        <w:rPr>
          <w:rFonts w:hint="eastAsia"/>
        </w:rPr>
        <w:tab/>
        <w:t>//</w:t>
      </w:r>
      <w:r>
        <w:rPr>
          <w:rFonts w:hint="eastAsia"/>
        </w:rPr>
        <w:t>使能</w:t>
      </w:r>
      <w:r>
        <w:rPr>
          <w:rFonts w:hint="eastAsia"/>
        </w:rPr>
        <w:t>485</w:t>
      </w:r>
      <w:r>
        <w:rPr>
          <w:rFonts w:hint="eastAsia"/>
        </w:rPr>
        <w:t>接收</w:t>
      </w:r>
    </w:p>
    <w:p w14:paraId="2FEE0273" w14:textId="77777777" w:rsidR="00037415" w:rsidRDefault="00234A3F">
      <w:r>
        <w:rPr>
          <w:rFonts w:hint="eastAsia"/>
        </w:rPr>
        <w:t>}</w:t>
      </w:r>
    </w:p>
    <w:p w14:paraId="58E0B444" w14:textId="77777777" w:rsidR="00037415" w:rsidRDefault="00234A3F">
      <w:r>
        <w:rPr>
          <w:rFonts w:hint="eastAsia"/>
        </w:rPr>
        <w:t>自己制定</w:t>
      </w:r>
      <w:proofErr w:type="spellStart"/>
      <w:r>
        <w:rPr>
          <w:rFonts w:hint="eastAsia"/>
        </w:rPr>
        <w:t>modbus</w:t>
      </w:r>
      <w:proofErr w:type="spellEnd"/>
      <w:r>
        <w:rPr>
          <w:rFonts w:hint="eastAsia"/>
        </w:rPr>
        <w:t>上层协议</w:t>
      </w:r>
    </w:p>
    <w:p w14:paraId="3F708146" w14:textId="77777777" w:rsidR="00037415" w:rsidRDefault="00037415"/>
    <w:p w14:paraId="5A1C3BD6" w14:textId="77777777" w:rsidR="00037415" w:rsidRDefault="00234A3F">
      <w:pPr>
        <w:pStyle w:val="2"/>
        <w:rPr>
          <w:rFonts w:ascii="黑体" w:eastAsia="黑体" w:hAnsi="黑体" w:cs="黑体"/>
          <w:sz w:val="24"/>
        </w:rPr>
      </w:pPr>
      <w:bookmarkStart w:id="84" w:name="_Toc15035"/>
      <w:r>
        <w:rPr>
          <w:rFonts w:ascii="黑体" w:eastAsia="黑体" w:hAnsi="黑体" w:cs="黑体" w:hint="eastAsia"/>
          <w:sz w:val="24"/>
        </w:rPr>
        <w:t xml:space="preserve">4.6 </w:t>
      </w:r>
      <w:proofErr w:type="spellStart"/>
      <w:r>
        <w:rPr>
          <w:rFonts w:ascii="黑体" w:eastAsia="黑体" w:hAnsi="黑体" w:cs="黑体" w:hint="eastAsia"/>
          <w:sz w:val="24"/>
        </w:rPr>
        <w:t>uC</w:t>
      </w:r>
      <w:proofErr w:type="spellEnd"/>
      <w:r>
        <w:rPr>
          <w:rFonts w:ascii="黑体" w:eastAsia="黑体" w:hAnsi="黑体" w:cs="黑体" w:hint="eastAsia"/>
          <w:sz w:val="24"/>
        </w:rPr>
        <w:t>/OS-Ⅱ操作系统的移植以及任务调度分析</w:t>
      </w:r>
      <w:bookmarkEnd w:id="84"/>
    </w:p>
    <w:p w14:paraId="08305FAE" w14:textId="77777777" w:rsidR="00037415" w:rsidRDefault="00234A3F">
      <w:proofErr w:type="spellStart"/>
      <w:r>
        <w:rPr>
          <w:rFonts w:hint="eastAsia"/>
        </w:rPr>
        <w:t>uC</w:t>
      </w:r>
      <w:proofErr w:type="spellEnd"/>
      <w:r>
        <w:rPr>
          <w:rFonts w:hint="eastAsia"/>
        </w:rPr>
        <w:t>/OS-II</w:t>
      </w:r>
      <w:r>
        <w:rPr>
          <w:rFonts w:hint="eastAsia"/>
        </w:rPr>
        <w:t>的代码包括核心代码（与处理器无关），配置代码（与用户实际应用相关）和移植代码。其中移植</w:t>
      </w:r>
      <w:proofErr w:type="spellStart"/>
      <w:r>
        <w:rPr>
          <w:rFonts w:hint="eastAsia"/>
        </w:rPr>
        <w:t>uC</w:t>
      </w:r>
      <w:proofErr w:type="spellEnd"/>
      <w:r>
        <w:rPr>
          <w:rFonts w:hint="eastAsia"/>
        </w:rPr>
        <w:t>/OS-II</w:t>
      </w:r>
      <w:r>
        <w:rPr>
          <w:rFonts w:hint="eastAsia"/>
        </w:rPr>
        <w:t>所需的代码是移植代码，移植代码包括</w:t>
      </w:r>
      <w:r>
        <w:rPr>
          <w:rFonts w:hint="eastAsia"/>
        </w:rPr>
        <w:t>1</w:t>
      </w:r>
      <w:r>
        <w:rPr>
          <w:rFonts w:hint="eastAsia"/>
        </w:rPr>
        <w:t>个汇编文件（</w:t>
      </w:r>
      <w:r>
        <w:rPr>
          <w:rFonts w:hint="eastAsia"/>
        </w:rPr>
        <w:t>OS_CPU_A.ASM</w:t>
      </w:r>
      <w:r>
        <w:rPr>
          <w:rFonts w:hint="eastAsia"/>
        </w:rPr>
        <w:t>），</w:t>
      </w:r>
      <w:r>
        <w:rPr>
          <w:rFonts w:hint="eastAsia"/>
        </w:rPr>
        <w:t>1</w:t>
      </w:r>
      <w:r>
        <w:rPr>
          <w:rFonts w:hint="eastAsia"/>
        </w:rPr>
        <w:t>个</w:t>
      </w:r>
      <w:r>
        <w:rPr>
          <w:rFonts w:hint="eastAsia"/>
        </w:rPr>
        <w:t>C</w:t>
      </w:r>
      <w:r>
        <w:rPr>
          <w:rFonts w:hint="eastAsia"/>
        </w:rPr>
        <w:t>程序文件（</w:t>
      </w:r>
      <w:r>
        <w:rPr>
          <w:rFonts w:hint="eastAsia"/>
        </w:rPr>
        <w:t>OS_CPU_C.C</w:t>
      </w:r>
      <w:r>
        <w:rPr>
          <w:rFonts w:hint="eastAsia"/>
        </w:rPr>
        <w:t>）和</w:t>
      </w:r>
      <w:r>
        <w:rPr>
          <w:rFonts w:hint="eastAsia"/>
        </w:rPr>
        <w:t>1</w:t>
      </w:r>
      <w:r>
        <w:rPr>
          <w:rFonts w:hint="eastAsia"/>
        </w:rPr>
        <w:t>个头文件（</w:t>
      </w:r>
      <w:r>
        <w:rPr>
          <w:rFonts w:hint="eastAsia"/>
        </w:rPr>
        <w:t>OS_CPU.H</w:t>
      </w:r>
      <w:r>
        <w:rPr>
          <w:rFonts w:hint="eastAsia"/>
        </w:rPr>
        <w:t>）。由于</w:t>
      </w:r>
      <w:r>
        <w:rPr>
          <w:rFonts w:hint="eastAsia"/>
        </w:rPr>
        <w:t>Keil 5</w:t>
      </w:r>
      <w:r>
        <w:rPr>
          <w:rFonts w:hint="eastAsia"/>
        </w:rPr>
        <w:t>编译器默认汇编文件后缀名为“</w:t>
      </w:r>
      <w:r>
        <w:rPr>
          <w:rFonts w:hint="eastAsia"/>
        </w:rPr>
        <w:t>S</w:t>
      </w:r>
      <w:r>
        <w:rPr>
          <w:rFonts w:hint="eastAsia"/>
        </w:rPr>
        <w:t>”，所以移植代码</w:t>
      </w:r>
      <w:r>
        <w:rPr>
          <w:rFonts w:hint="eastAsia"/>
        </w:rPr>
        <w:t>OS_CPU_A.ASM</w:t>
      </w:r>
      <w:r>
        <w:rPr>
          <w:rFonts w:hint="eastAsia"/>
        </w:rPr>
        <w:t>改名为</w:t>
      </w:r>
      <w:r>
        <w:rPr>
          <w:rFonts w:hint="eastAsia"/>
        </w:rPr>
        <w:t>OS_CPU_A.S</w:t>
      </w:r>
      <w:r>
        <w:rPr>
          <w:rFonts w:hint="eastAsia"/>
        </w:rPr>
        <w:t>。</w:t>
      </w:r>
    </w:p>
    <w:p w14:paraId="42D34F02" w14:textId="77777777" w:rsidR="00037415" w:rsidRDefault="00234A3F">
      <w:proofErr w:type="spellStart"/>
      <w:r>
        <w:rPr>
          <w:rFonts w:hint="eastAsia"/>
        </w:rPr>
        <w:t>uC</w:t>
      </w:r>
      <w:proofErr w:type="spellEnd"/>
      <w:r>
        <w:rPr>
          <w:rFonts w:hint="eastAsia"/>
        </w:rPr>
        <w:t>/OS-II</w:t>
      </w:r>
      <w:r>
        <w:rPr>
          <w:rFonts w:hint="eastAsia"/>
        </w:rPr>
        <w:t>移植主要包括如图</w:t>
      </w:r>
      <w:r>
        <w:rPr>
          <w:rFonts w:hint="eastAsia"/>
        </w:rPr>
        <w:t>4.3</w:t>
      </w:r>
      <w:r>
        <w:rPr>
          <w:rFonts w:hint="eastAsia"/>
        </w:rPr>
        <w:t>所示：</w:t>
      </w:r>
    </w:p>
    <w:p w14:paraId="3F8ACD6D" w14:textId="77777777" w:rsidR="00037415" w:rsidRDefault="00234A3F">
      <w:r>
        <w:rPr>
          <w:noProof/>
        </w:rPr>
        <w:drawing>
          <wp:inline distT="0" distB="0" distL="114300" distR="114300" wp14:anchorId="55CB9BD8" wp14:editId="7F269CCF">
            <wp:extent cx="2378075" cy="2391410"/>
            <wp:effectExtent l="0" t="0" r="14605" b="12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6"/>
                    <a:stretch>
                      <a:fillRect/>
                    </a:stretch>
                  </pic:blipFill>
                  <pic:spPr>
                    <a:xfrm>
                      <a:off x="0" y="0"/>
                      <a:ext cx="2378075" cy="2391410"/>
                    </a:xfrm>
                    <a:prstGeom prst="rect">
                      <a:avLst/>
                    </a:prstGeom>
                    <a:noFill/>
                    <a:ln w="9525">
                      <a:noFill/>
                    </a:ln>
                  </pic:spPr>
                </pic:pic>
              </a:graphicData>
            </a:graphic>
          </wp:inline>
        </w:drawing>
      </w:r>
    </w:p>
    <w:p w14:paraId="4AF7B64C" w14:textId="77777777" w:rsidR="00037415" w:rsidRDefault="00234A3F">
      <w:pPr>
        <w:ind w:firstLineChars="400" w:firstLine="960"/>
      </w:pPr>
      <w:r>
        <w:rPr>
          <w:rFonts w:hint="eastAsia"/>
        </w:rPr>
        <w:t>图</w:t>
      </w:r>
      <w:r>
        <w:rPr>
          <w:rFonts w:hint="eastAsia"/>
        </w:rPr>
        <w:t xml:space="preserve">4.3 </w:t>
      </w:r>
      <w:proofErr w:type="spellStart"/>
      <w:r>
        <w:rPr>
          <w:rFonts w:hint="eastAsia"/>
        </w:rPr>
        <w:t>uC</w:t>
      </w:r>
      <w:proofErr w:type="spellEnd"/>
      <w:r>
        <w:rPr>
          <w:rFonts w:hint="eastAsia"/>
        </w:rPr>
        <w:t>/OS-II</w:t>
      </w:r>
      <w:r>
        <w:rPr>
          <w:rFonts w:hint="eastAsia"/>
        </w:rPr>
        <w:t>移植图</w:t>
      </w:r>
    </w:p>
    <w:p w14:paraId="1C196A70" w14:textId="77777777" w:rsidR="00037415" w:rsidRDefault="00234A3F">
      <w:proofErr w:type="spellStart"/>
      <w:r>
        <w:rPr>
          <w:rFonts w:hint="eastAsia"/>
        </w:rPr>
        <w:t>u</w:t>
      </w:r>
      <w:r>
        <w:t>C</w:t>
      </w:r>
      <w:proofErr w:type="spellEnd"/>
      <w:r>
        <w:t>/OS-II</w:t>
      </w:r>
      <w:r>
        <w:rPr>
          <w:rFonts w:hint="eastAsia"/>
        </w:rPr>
        <w:t>核心代码与处理器无关，所以不管移植到哪个板子上，它们都是不用修改的，可直接粘贴过去</w:t>
      </w:r>
    </w:p>
    <w:p w14:paraId="16150296" w14:textId="77777777" w:rsidR="00037415" w:rsidRDefault="00234A3F">
      <w:r>
        <w:rPr>
          <w:rFonts w:hint="eastAsia"/>
        </w:rPr>
        <w:t>UCOS</w:t>
      </w:r>
      <w:r>
        <w:rPr>
          <w:rFonts w:hint="eastAsia"/>
        </w:rPr>
        <w:t>核心函数使用分析：</w:t>
      </w:r>
    </w:p>
    <w:p w14:paraId="3F10FB4D" w14:textId="77777777" w:rsidR="00037415" w:rsidRDefault="00234A3F">
      <w:r>
        <w:rPr>
          <w:rFonts w:hint="eastAsia"/>
        </w:rPr>
        <w:t>//</w:t>
      </w:r>
      <w:r>
        <w:rPr>
          <w:rFonts w:hint="eastAsia"/>
        </w:rPr>
        <w:t>滴答定时器中断函数</w:t>
      </w:r>
    </w:p>
    <w:p w14:paraId="09858567" w14:textId="77777777" w:rsidR="00037415" w:rsidRDefault="00234A3F">
      <w:r>
        <w:rPr>
          <w:rFonts w:hint="eastAsia"/>
        </w:rPr>
        <w:t xml:space="preserve">void </w:t>
      </w:r>
      <w:proofErr w:type="spellStart"/>
      <w:r>
        <w:rPr>
          <w:rFonts w:hint="eastAsia"/>
        </w:rPr>
        <w:t>SysTick_Handler</w:t>
      </w:r>
      <w:proofErr w:type="spellEnd"/>
      <w:r>
        <w:rPr>
          <w:rFonts w:hint="eastAsia"/>
        </w:rPr>
        <w:t>(void)</w:t>
      </w:r>
    </w:p>
    <w:p w14:paraId="625B7E62" w14:textId="77777777" w:rsidR="00037415" w:rsidRDefault="00234A3F">
      <w:r>
        <w:rPr>
          <w:rFonts w:hint="eastAsia"/>
        </w:rPr>
        <w:t>{</w:t>
      </w:r>
    </w:p>
    <w:p w14:paraId="6B0C57C1" w14:textId="77777777" w:rsidR="00037415" w:rsidRDefault="00234A3F">
      <w:r>
        <w:rPr>
          <w:rFonts w:hint="eastAsia"/>
        </w:rPr>
        <w:tab/>
      </w:r>
      <w:proofErr w:type="spellStart"/>
      <w:r>
        <w:rPr>
          <w:rFonts w:hint="eastAsia"/>
        </w:rPr>
        <w:t>OSIntEnter</w:t>
      </w:r>
      <w:proofErr w:type="spellEnd"/>
      <w:r>
        <w:rPr>
          <w:rFonts w:hint="eastAsia"/>
        </w:rPr>
        <w:t>();</w:t>
      </w:r>
      <w:r>
        <w:rPr>
          <w:rFonts w:hint="eastAsia"/>
        </w:rPr>
        <w:tab/>
      </w:r>
      <w:r>
        <w:rPr>
          <w:rFonts w:hint="eastAsia"/>
        </w:rPr>
        <w:tab/>
      </w:r>
      <w:r>
        <w:rPr>
          <w:rFonts w:hint="eastAsia"/>
        </w:rPr>
        <w:tab/>
        <w:t>//</w:t>
      </w:r>
      <w:r>
        <w:rPr>
          <w:rFonts w:hint="eastAsia"/>
        </w:rPr>
        <w:t>进入中断</w:t>
      </w:r>
    </w:p>
    <w:p w14:paraId="538F855E" w14:textId="77777777" w:rsidR="00037415" w:rsidRDefault="00234A3F">
      <w:r>
        <w:rPr>
          <w:rFonts w:hint="eastAsia"/>
        </w:rPr>
        <w:lastRenderedPageBreak/>
        <w:tab/>
      </w:r>
      <w:proofErr w:type="spellStart"/>
      <w:r>
        <w:rPr>
          <w:rFonts w:hint="eastAsia"/>
        </w:rPr>
        <w:t>OSTimeTick</w:t>
      </w:r>
      <w:proofErr w:type="spellEnd"/>
      <w:r>
        <w:rPr>
          <w:rFonts w:hint="eastAsia"/>
        </w:rPr>
        <w:t>();</w:t>
      </w:r>
      <w:r>
        <w:rPr>
          <w:rFonts w:hint="eastAsia"/>
        </w:rPr>
        <w:tab/>
      </w:r>
      <w:r>
        <w:rPr>
          <w:rFonts w:hint="eastAsia"/>
        </w:rPr>
        <w:tab/>
      </w:r>
      <w:r>
        <w:rPr>
          <w:rFonts w:hint="eastAsia"/>
        </w:rPr>
        <w:tab/>
        <w:t>//</w:t>
      </w:r>
      <w:r>
        <w:rPr>
          <w:rFonts w:hint="eastAsia"/>
        </w:rPr>
        <w:t>调用</w:t>
      </w:r>
      <w:r>
        <w:rPr>
          <w:rFonts w:hint="eastAsia"/>
        </w:rPr>
        <w:t>UCOS</w:t>
      </w:r>
      <w:r>
        <w:rPr>
          <w:rFonts w:hint="eastAsia"/>
        </w:rPr>
        <w:t>的时钟服务函数</w:t>
      </w:r>
    </w:p>
    <w:p w14:paraId="43FC4389" w14:textId="77777777" w:rsidR="00037415" w:rsidRDefault="00234A3F">
      <w:r>
        <w:rPr>
          <w:rFonts w:hint="eastAsia"/>
        </w:rPr>
        <w:tab/>
      </w:r>
      <w:proofErr w:type="spellStart"/>
      <w:r>
        <w:rPr>
          <w:rFonts w:hint="eastAsia"/>
        </w:rPr>
        <w:t>OSIntExit</w:t>
      </w:r>
      <w:proofErr w:type="spellEnd"/>
      <w:r>
        <w:rPr>
          <w:rFonts w:hint="eastAsia"/>
        </w:rPr>
        <w:t>();</w:t>
      </w:r>
      <w:r>
        <w:rPr>
          <w:rFonts w:hint="eastAsia"/>
        </w:rPr>
        <w:tab/>
      </w:r>
      <w:r>
        <w:rPr>
          <w:rFonts w:hint="eastAsia"/>
        </w:rPr>
        <w:tab/>
      </w:r>
      <w:r>
        <w:rPr>
          <w:rFonts w:hint="eastAsia"/>
        </w:rPr>
        <w:tab/>
        <w:t>//</w:t>
      </w:r>
      <w:r>
        <w:rPr>
          <w:rFonts w:hint="eastAsia"/>
        </w:rPr>
        <w:t>退出中断</w:t>
      </w:r>
    </w:p>
    <w:p w14:paraId="3FB7B72F" w14:textId="77777777" w:rsidR="00037415" w:rsidRDefault="00234A3F">
      <w:r>
        <w:rPr>
          <w:rFonts w:hint="eastAsia"/>
        </w:rPr>
        <w:t>}</w:t>
      </w:r>
    </w:p>
    <w:p w14:paraId="05FB6CCE" w14:textId="77777777" w:rsidR="00037415" w:rsidRDefault="00234A3F">
      <w:r>
        <w:rPr>
          <w:rFonts w:hint="eastAsia"/>
        </w:rPr>
        <w:t>滴答定时器中断函数主要为</w:t>
      </w:r>
      <w:r>
        <w:rPr>
          <w:rFonts w:hint="eastAsia"/>
        </w:rPr>
        <w:t>UCOS</w:t>
      </w:r>
      <w:r>
        <w:rPr>
          <w:rFonts w:hint="eastAsia"/>
        </w:rPr>
        <w:t>系统提供</w:t>
      </w:r>
      <w:r>
        <w:rPr>
          <w:rFonts w:hint="eastAsia"/>
        </w:rPr>
        <w:t>5ms</w:t>
      </w:r>
      <w:r>
        <w:rPr>
          <w:rFonts w:hint="eastAsia"/>
        </w:rPr>
        <w:t>的时钟节拍，犹如给人提供心跳。</w:t>
      </w:r>
    </w:p>
    <w:p w14:paraId="1989CF70" w14:textId="77777777" w:rsidR="00037415" w:rsidRDefault="00234A3F">
      <w:r>
        <w:rPr>
          <w:rFonts w:hint="eastAsia"/>
        </w:rPr>
        <w:t>//</w:t>
      </w:r>
      <w:r>
        <w:rPr>
          <w:rFonts w:hint="eastAsia"/>
        </w:rPr>
        <w:t>起始任务</w:t>
      </w:r>
    </w:p>
    <w:p w14:paraId="56E7C2CB" w14:textId="77777777" w:rsidR="00037415" w:rsidRDefault="00234A3F">
      <w:r>
        <w:rPr>
          <w:rFonts w:hint="eastAsia"/>
        </w:rPr>
        <w:t>#define START_TASK_PRIO</w:t>
      </w:r>
      <w:r>
        <w:rPr>
          <w:rFonts w:hint="eastAsia"/>
        </w:rPr>
        <w:tab/>
      </w:r>
      <w:r>
        <w:rPr>
          <w:rFonts w:hint="eastAsia"/>
        </w:rPr>
        <w:tab/>
        <w:t xml:space="preserve">10 </w:t>
      </w:r>
      <w:r>
        <w:rPr>
          <w:rFonts w:hint="eastAsia"/>
        </w:rPr>
        <w:tab/>
      </w:r>
      <w:r>
        <w:rPr>
          <w:rFonts w:hint="eastAsia"/>
        </w:rPr>
        <w:tab/>
        <w:t>//</w:t>
      </w:r>
      <w:r>
        <w:rPr>
          <w:rFonts w:hint="eastAsia"/>
        </w:rPr>
        <w:t>设置任务优先级</w:t>
      </w:r>
      <w:r>
        <w:rPr>
          <w:rFonts w:hint="eastAsia"/>
        </w:rPr>
        <w:tab/>
      </w:r>
      <w:r>
        <w:rPr>
          <w:rFonts w:hint="eastAsia"/>
        </w:rPr>
        <w:tab/>
      </w:r>
      <w:r>
        <w:rPr>
          <w:rFonts w:hint="eastAsia"/>
        </w:rPr>
        <w:tab/>
      </w:r>
    </w:p>
    <w:p w14:paraId="1428CE0D" w14:textId="77777777" w:rsidR="00037415" w:rsidRDefault="00234A3F">
      <w:r>
        <w:rPr>
          <w:rFonts w:hint="eastAsia"/>
        </w:rPr>
        <w:t xml:space="preserve">#define START_STK_SIZE  </w:t>
      </w:r>
      <w:r>
        <w:rPr>
          <w:rFonts w:hint="eastAsia"/>
        </w:rPr>
        <w:tab/>
      </w:r>
      <w:r>
        <w:rPr>
          <w:rFonts w:hint="eastAsia"/>
        </w:rPr>
        <w:tab/>
        <w:t>64</w:t>
      </w:r>
      <w:r>
        <w:rPr>
          <w:rFonts w:hint="eastAsia"/>
        </w:rPr>
        <w:tab/>
      </w:r>
      <w:r>
        <w:rPr>
          <w:rFonts w:hint="eastAsia"/>
        </w:rPr>
        <w:tab/>
        <w:t>//</w:t>
      </w:r>
      <w:r>
        <w:rPr>
          <w:rFonts w:hint="eastAsia"/>
        </w:rPr>
        <w:t>设置任务堆栈大小</w:t>
      </w:r>
    </w:p>
    <w:p w14:paraId="7C757633" w14:textId="77777777" w:rsidR="00037415" w:rsidRDefault="00234A3F">
      <w:r>
        <w:rPr>
          <w:rFonts w:hint="eastAsia"/>
        </w:rPr>
        <w:t xml:space="preserve">extern </w:t>
      </w:r>
      <w:r>
        <w:rPr>
          <w:rFonts w:hint="eastAsia"/>
        </w:rPr>
        <w:tab/>
        <w:t>OS_STK START_TASK_STK[START_STK_SIZE];</w:t>
      </w:r>
      <w:r>
        <w:rPr>
          <w:rFonts w:hint="eastAsia"/>
        </w:rPr>
        <w:tab/>
        <w:t>//</w:t>
      </w:r>
      <w:r>
        <w:rPr>
          <w:rFonts w:hint="eastAsia"/>
        </w:rPr>
        <w:t>任务堆栈</w:t>
      </w:r>
    </w:p>
    <w:p w14:paraId="41448C8C" w14:textId="77777777" w:rsidR="00037415" w:rsidRDefault="00234A3F">
      <w:r>
        <w:rPr>
          <w:rFonts w:hint="eastAsia"/>
        </w:rPr>
        <w:t xml:space="preserve">extern </w:t>
      </w:r>
      <w:r>
        <w:rPr>
          <w:rFonts w:hint="eastAsia"/>
        </w:rPr>
        <w:tab/>
        <w:t xml:space="preserve">void </w:t>
      </w:r>
      <w:proofErr w:type="spellStart"/>
      <w:r>
        <w:rPr>
          <w:rFonts w:hint="eastAsia"/>
        </w:rPr>
        <w:t>start_task</w:t>
      </w:r>
      <w:proofErr w:type="spellEnd"/>
      <w:r>
        <w:rPr>
          <w:rFonts w:hint="eastAsia"/>
        </w:rPr>
        <w:t>(void *</w:t>
      </w:r>
      <w:proofErr w:type="spellStart"/>
      <w:r>
        <w:rPr>
          <w:rFonts w:hint="eastAsia"/>
        </w:rPr>
        <w:t>pdata</w:t>
      </w:r>
      <w:proofErr w:type="spellEnd"/>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任务函数</w:t>
      </w:r>
    </w:p>
    <w:p w14:paraId="7DD0A0CF" w14:textId="77777777" w:rsidR="00037415" w:rsidRDefault="00234A3F">
      <w:pPr>
        <w:ind w:firstLineChars="0" w:firstLine="0"/>
      </w:pPr>
      <w:r>
        <w:rPr>
          <w:rFonts w:hint="eastAsia"/>
        </w:rPr>
        <w:t>OS_ENTER_CRITICAL();</w:t>
      </w:r>
      <w:r>
        <w:rPr>
          <w:rFonts w:hint="eastAsia"/>
        </w:rPr>
        <w:tab/>
      </w:r>
      <w:r>
        <w:rPr>
          <w:rFonts w:hint="eastAsia"/>
        </w:rPr>
        <w:tab/>
      </w:r>
      <w:r>
        <w:rPr>
          <w:rFonts w:hint="eastAsia"/>
        </w:rPr>
        <w:tab/>
        <w:t>//</w:t>
      </w:r>
      <w:r>
        <w:rPr>
          <w:rFonts w:hint="eastAsia"/>
        </w:rPr>
        <w:t>进入临界区（无法被中断打败）</w:t>
      </w:r>
      <w:r>
        <w:rPr>
          <w:rFonts w:hint="eastAsia"/>
        </w:rPr>
        <w:t xml:space="preserve">    </w:t>
      </w:r>
    </w:p>
    <w:p w14:paraId="47B6301E" w14:textId="77777777" w:rsidR="00037415" w:rsidRDefault="00234A3F">
      <w:pPr>
        <w:ind w:firstLineChars="0" w:firstLine="0"/>
      </w:pPr>
      <w:r>
        <w:rPr>
          <w:rFonts w:hint="eastAsia"/>
        </w:rPr>
        <w:t>OSTaskCreate(led0_task,NULL,(OS_STK*)&amp;LED0_TASK_STK[LED0_STK_SIZE-1],LED0_TASK_PRIO);</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360BFBF" w14:textId="77777777" w:rsidR="00037415" w:rsidRDefault="00234A3F">
      <w:pPr>
        <w:ind w:firstLineChars="0" w:firstLine="0"/>
      </w:pPr>
      <w:r>
        <w:rPr>
          <w:rFonts w:hint="eastAsia"/>
        </w:rPr>
        <w:t>OS_EXIT_CRITICAL();</w:t>
      </w:r>
      <w:r>
        <w:rPr>
          <w:rFonts w:hint="eastAsia"/>
        </w:rPr>
        <w:tab/>
      </w:r>
      <w:r>
        <w:rPr>
          <w:rFonts w:hint="eastAsia"/>
        </w:rPr>
        <w:tab/>
      </w:r>
      <w:r>
        <w:rPr>
          <w:rFonts w:hint="eastAsia"/>
        </w:rPr>
        <w:tab/>
      </w:r>
      <w:r>
        <w:rPr>
          <w:rFonts w:hint="eastAsia"/>
        </w:rPr>
        <w:tab/>
        <w:t>//</w:t>
      </w:r>
      <w:r>
        <w:rPr>
          <w:rFonts w:hint="eastAsia"/>
        </w:rPr>
        <w:t>退出临界区（可以被中断打断）</w:t>
      </w:r>
    </w:p>
    <w:p w14:paraId="21A8DBDA" w14:textId="77777777" w:rsidR="00037415" w:rsidRDefault="00234A3F">
      <w:r>
        <w:t>因为临界段代码不能被中断打断，</w:t>
      </w:r>
      <w:r>
        <w:t xml:space="preserve"> </w:t>
      </w:r>
      <w:r>
        <w:t>将严重影响系统的实时性，</w:t>
      </w:r>
      <w:r>
        <w:t xml:space="preserve"> </w:t>
      </w:r>
      <w:r>
        <w:t>所以临界段</w:t>
      </w:r>
      <w:r>
        <w:br/>
      </w:r>
      <w:r>
        <w:t>代码越短越好</w:t>
      </w:r>
      <w:r>
        <w:t xml:space="preserve"> </w:t>
      </w:r>
    </w:p>
    <w:p w14:paraId="66070F63" w14:textId="77777777" w:rsidR="00037415" w:rsidRDefault="00037415"/>
    <w:p w14:paraId="37E636F6" w14:textId="77777777" w:rsidR="00037415" w:rsidRDefault="00234A3F">
      <w:pPr>
        <w:pStyle w:val="2"/>
        <w:rPr>
          <w:rFonts w:ascii="黑体" w:eastAsia="黑体" w:hAnsi="黑体" w:cs="黑体"/>
          <w:sz w:val="24"/>
        </w:rPr>
      </w:pPr>
      <w:bookmarkStart w:id="85" w:name="_Toc9490"/>
      <w:r>
        <w:rPr>
          <w:rFonts w:ascii="黑体" w:eastAsia="黑体" w:hAnsi="黑体" w:cs="黑体" w:hint="eastAsia"/>
          <w:sz w:val="24"/>
        </w:rPr>
        <w:t>4.7报警功能函数分析</w:t>
      </w:r>
      <w:bookmarkEnd w:id="85"/>
    </w:p>
    <w:p w14:paraId="15D747B9" w14:textId="77777777" w:rsidR="00037415" w:rsidRDefault="00234A3F">
      <w:r>
        <w:rPr>
          <w:rFonts w:hint="eastAsia"/>
        </w:rPr>
        <w:t>当有毒气体浓度或者可燃气体浓度超过一定设定值时蜂鸣器响，并且可以使用按键控制继电器，可以用继电器控制一些设备。</w:t>
      </w:r>
    </w:p>
    <w:p w14:paraId="7EE73B33" w14:textId="77777777" w:rsidR="00037415" w:rsidRDefault="00234A3F">
      <w:r>
        <w:rPr>
          <w:rFonts w:hint="eastAsia"/>
        </w:rPr>
        <w:t>*************</w:t>
      </w:r>
      <w:r>
        <w:rPr>
          <w:rFonts w:hint="eastAsia"/>
        </w:rPr>
        <w:t>继电器初始化函数</w:t>
      </w:r>
      <w:r>
        <w:rPr>
          <w:rFonts w:hint="eastAsia"/>
        </w:rPr>
        <w:t>**************/</w:t>
      </w:r>
    </w:p>
    <w:p w14:paraId="07D7202C" w14:textId="77777777" w:rsidR="00037415" w:rsidRDefault="00234A3F">
      <w:r>
        <w:rPr>
          <w:rFonts w:hint="eastAsia"/>
        </w:rPr>
        <w:t xml:space="preserve">void </w:t>
      </w:r>
      <w:proofErr w:type="spellStart"/>
      <w:r>
        <w:rPr>
          <w:rFonts w:hint="eastAsia"/>
        </w:rPr>
        <w:t>RLY_Init</w:t>
      </w:r>
      <w:proofErr w:type="spellEnd"/>
      <w:r>
        <w:rPr>
          <w:rFonts w:hint="eastAsia"/>
        </w:rPr>
        <w:t>(void)</w:t>
      </w:r>
    </w:p>
    <w:p w14:paraId="62F9E936" w14:textId="77777777" w:rsidR="00037415" w:rsidRDefault="00234A3F">
      <w:r>
        <w:rPr>
          <w:rFonts w:hint="eastAsia"/>
        </w:rPr>
        <w:t>{</w:t>
      </w:r>
    </w:p>
    <w:p w14:paraId="2874A36C" w14:textId="77777777" w:rsidR="00037415" w:rsidRDefault="00234A3F">
      <w:r>
        <w:rPr>
          <w:rFonts w:hint="eastAsia"/>
        </w:rPr>
        <w:tab/>
        <w:t>RCC-&gt;APB2ENR |= (1 &lt;&lt; 4);        //</w:t>
      </w:r>
      <w:r>
        <w:rPr>
          <w:rFonts w:hint="eastAsia"/>
        </w:rPr>
        <w:t>使能</w:t>
      </w:r>
      <w:r>
        <w:rPr>
          <w:rFonts w:hint="eastAsia"/>
        </w:rPr>
        <w:t>PORTC</w:t>
      </w:r>
      <w:r>
        <w:rPr>
          <w:rFonts w:hint="eastAsia"/>
        </w:rPr>
        <w:t>时钟</w:t>
      </w:r>
      <w:r>
        <w:rPr>
          <w:rFonts w:hint="eastAsia"/>
        </w:rPr>
        <w:tab/>
      </w:r>
    </w:p>
    <w:p w14:paraId="1DAE21CE" w14:textId="77777777" w:rsidR="00037415" w:rsidRDefault="00234A3F">
      <w:r>
        <w:rPr>
          <w:rFonts w:hint="eastAsia"/>
        </w:rPr>
        <w:tab/>
        <w:t xml:space="preserve">GPIOC-&gt;CRH &amp;= 0xfffff0ff;                     </w:t>
      </w:r>
    </w:p>
    <w:p w14:paraId="3C539ED3" w14:textId="77777777" w:rsidR="00037415" w:rsidRDefault="00234A3F">
      <w:r>
        <w:rPr>
          <w:rFonts w:hint="eastAsia"/>
        </w:rPr>
        <w:tab/>
        <w:t>GPIOC-&gt;CRH |= 0x00000300;     //PC.10</w:t>
      </w:r>
      <w:r>
        <w:rPr>
          <w:rFonts w:hint="eastAsia"/>
        </w:rPr>
        <w:t>推挽输出，速度</w:t>
      </w:r>
      <w:r>
        <w:rPr>
          <w:rFonts w:hint="eastAsia"/>
        </w:rPr>
        <w:t>50M</w:t>
      </w:r>
    </w:p>
    <w:p w14:paraId="6F00C6F6" w14:textId="77777777" w:rsidR="00037415" w:rsidRDefault="00234A3F">
      <w:r>
        <w:rPr>
          <w:rFonts w:hint="eastAsia"/>
        </w:rPr>
        <w:tab/>
        <w:t>GPIOC-&gt;ODR |= 1 &lt;&lt; 10;</w:t>
      </w:r>
      <w:r>
        <w:rPr>
          <w:rFonts w:hint="eastAsia"/>
        </w:rPr>
        <w:tab/>
      </w:r>
      <w:r>
        <w:rPr>
          <w:rFonts w:hint="eastAsia"/>
        </w:rPr>
        <w:tab/>
        <w:t xml:space="preserve"> //</w:t>
      </w:r>
      <w:r>
        <w:rPr>
          <w:rFonts w:hint="eastAsia"/>
        </w:rPr>
        <w:t>开机后输出高电平</w:t>
      </w:r>
      <w:r>
        <w:rPr>
          <w:rFonts w:hint="eastAsia"/>
        </w:rPr>
        <w:tab/>
      </w:r>
    </w:p>
    <w:p w14:paraId="0BDDC20F" w14:textId="77777777" w:rsidR="00037415" w:rsidRDefault="00234A3F">
      <w:r>
        <w:rPr>
          <w:rFonts w:hint="eastAsia"/>
        </w:rPr>
        <w:tab/>
        <w:t xml:space="preserve">GPIOC-&gt;CRH &amp;= 0xffff0fff;                     </w:t>
      </w:r>
    </w:p>
    <w:p w14:paraId="556A6222" w14:textId="77777777" w:rsidR="00037415" w:rsidRDefault="00234A3F">
      <w:r>
        <w:rPr>
          <w:rFonts w:hint="eastAsia"/>
        </w:rPr>
        <w:tab/>
        <w:t>GPIOC-&gt;CRH |= 0x00003000;      //PC.11</w:t>
      </w:r>
      <w:r>
        <w:rPr>
          <w:rFonts w:hint="eastAsia"/>
        </w:rPr>
        <w:t>推挽输出，速度</w:t>
      </w:r>
      <w:r>
        <w:rPr>
          <w:rFonts w:hint="eastAsia"/>
        </w:rPr>
        <w:t>50M</w:t>
      </w:r>
    </w:p>
    <w:p w14:paraId="6D43A464" w14:textId="77777777" w:rsidR="00037415" w:rsidRDefault="00234A3F">
      <w:r>
        <w:rPr>
          <w:rFonts w:hint="eastAsia"/>
        </w:rPr>
        <w:lastRenderedPageBreak/>
        <w:tab/>
        <w:t>GPIOC-&gt;ODR |= 1 &lt;&lt; 10;</w:t>
      </w:r>
      <w:r>
        <w:rPr>
          <w:rFonts w:hint="eastAsia"/>
        </w:rPr>
        <w:tab/>
      </w:r>
      <w:r>
        <w:rPr>
          <w:rFonts w:hint="eastAsia"/>
        </w:rPr>
        <w:tab/>
        <w:t xml:space="preserve">  //</w:t>
      </w:r>
      <w:r>
        <w:rPr>
          <w:rFonts w:hint="eastAsia"/>
        </w:rPr>
        <w:t>开机后输出高电平</w:t>
      </w:r>
      <w:r>
        <w:rPr>
          <w:rFonts w:hint="eastAsia"/>
        </w:rPr>
        <w:tab/>
      </w:r>
    </w:p>
    <w:p w14:paraId="57067BB3" w14:textId="77777777" w:rsidR="00037415" w:rsidRDefault="00234A3F">
      <w:r>
        <w:rPr>
          <w:rFonts w:hint="eastAsia"/>
        </w:rPr>
        <w:t>}</w:t>
      </w:r>
    </w:p>
    <w:p w14:paraId="2EC4671B" w14:textId="77777777" w:rsidR="00037415" w:rsidRDefault="00234A3F">
      <w:r>
        <w:rPr>
          <w:rFonts w:hint="eastAsia"/>
        </w:rPr>
        <w:tab/>
        <w:t>//</w:t>
      </w:r>
      <w:r>
        <w:rPr>
          <w:rFonts w:hint="eastAsia"/>
        </w:rPr>
        <w:t>发送指令</w:t>
      </w:r>
      <w:r>
        <w:rPr>
          <w:rFonts w:hint="eastAsia"/>
        </w:rPr>
        <w:t xml:space="preserve">  0x01</w:t>
      </w:r>
      <w:r>
        <w:rPr>
          <w:rFonts w:hint="eastAsia"/>
        </w:rPr>
        <w:t>代表控制继电器</w:t>
      </w:r>
      <w:r>
        <w:rPr>
          <w:rFonts w:hint="eastAsia"/>
        </w:rPr>
        <w:t xml:space="preserve"> 0x02</w:t>
      </w:r>
      <w:r>
        <w:rPr>
          <w:rFonts w:hint="eastAsia"/>
        </w:rPr>
        <w:t>代表控制蜂鸣器</w:t>
      </w:r>
    </w:p>
    <w:p w14:paraId="3FB451EC" w14:textId="77777777" w:rsidR="00037415" w:rsidRDefault="00234A3F">
      <w:r>
        <w:rPr>
          <w:rFonts w:hint="eastAsia"/>
        </w:rPr>
        <w:tab/>
      </w:r>
      <w:r>
        <w:rPr>
          <w:rFonts w:hint="eastAsia"/>
        </w:rPr>
        <w:tab/>
      </w:r>
      <w:r>
        <w:rPr>
          <w:rFonts w:hint="eastAsia"/>
        </w:rPr>
        <w:tab/>
      </w:r>
      <w:r>
        <w:rPr>
          <w:rFonts w:hint="eastAsia"/>
        </w:rPr>
        <w:tab/>
      </w:r>
      <w:r>
        <w:rPr>
          <w:rFonts w:hint="eastAsia"/>
        </w:rPr>
        <w:tab/>
        <w:t>if(key == 1)</w:t>
      </w:r>
    </w:p>
    <w:p w14:paraId="03B79FC8" w14:textId="77777777" w:rsidR="00037415" w:rsidRDefault="00234A3F">
      <w:r>
        <w:rPr>
          <w:rFonts w:hint="eastAsia"/>
        </w:rPr>
        <w:tab/>
      </w:r>
      <w:r>
        <w:rPr>
          <w:rFonts w:hint="eastAsia"/>
        </w:rPr>
        <w:tab/>
      </w:r>
      <w:r>
        <w:rPr>
          <w:rFonts w:hint="eastAsia"/>
        </w:rPr>
        <w:tab/>
      </w:r>
      <w:r>
        <w:rPr>
          <w:rFonts w:hint="eastAsia"/>
        </w:rPr>
        <w:tab/>
      </w:r>
      <w:r>
        <w:rPr>
          <w:rFonts w:hint="eastAsia"/>
        </w:rPr>
        <w:tab/>
        <w:t>{</w:t>
      </w:r>
    </w:p>
    <w:p w14:paraId="3679755A" w14:textId="77777777" w:rsidR="00037415" w:rsidRDefault="00234A3F">
      <w:r>
        <w:rPr>
          <w:rFonts w:hint="eastAsia"/>
        </w:rPr>
        <w:tab/>
      </w:r>
      <w:r>
        <w:rPr>
          <w:rFonts w:hint="eastAsia"/>
        </w:rPr>
        <w:tab/>
      </w:r>
      <w:r>
        <w:rPr>
          <w:rFonts w:hint="eastAsia"/>
        </w:rPr>
        <w:tab/>
      </w:r>
      <w:r>
        <w:rPr>
          <w:rFonts w:hint="eastAsia"/>
        </w:rPr>
        <w:tab/>
      </w:r>
      <w:r>
        <w:rPr>
          <w:rFonts w:hint="eastAsia"/>
        </w:rPr>
        <w:tab/>
      </w:r>
      <w:r>
        <w:rPr>
          <w:rFonts w:hint="eastAsia"/>
        </w:rPr>
        <w:tab/>
        <w:t>str[1] = 0xaa;</w:t>
      </w:r>
    </w:p>
    <w:p w14:paraId="6C97D249" w14:textId="77777777" w:rsidR="00037415" w:rsidRDefault="00234A3F">
      <w:r>
        <w:rPr>
          <w:rFonts w:hint="eastAsia"/>
        </w:rPr>
        <w:tab/>
      </w:r>
      <w:r>
        <w:rPr>
          <w:rFonts w:hint="eastAsia"/>
        </w:rPr>
        <w:tab/>
      </w:r>
      <w:r>
        <w:rPr>
          <w:rFonts w:hint="eastAsia"/>
        </w:rPr>
        <w:tab/>
      </w:r>
      <w:r>
        <w:rPr>
          <w:rFonts w:hint="eastAsia"/>
        </w:rPr>
        <w:tab/>
      </w:r>
      <w:r>
        <w:rPr>
          <w:rFonts w:hint="eastAsia"/>
        </w:rPr>
        <w:tab/>
      </w:r>
      <w:r>
        <w:rPr>
          <w:rFonts w:hint="eastAsia"/>
        </w:rPr>
        <w:tab/>
        <w:t>str[2] = 0x01;</w:t>
      </w:r>
    </w:p>
    <w:p w14:paraId="176B3D7F" w14:textId="77777777" w:rsidR="00037415" w:rsidRDefault="00234A3F">
      <w:r>
        <w:rPr>
          <w:rFonts w:hint="eastAsia"/>
        </w:rPr>
        <w:tab/>
      </w:r>
      <w:r>
        <w:rPr>
          <w:rFonts w:hint="eastAsia"/>
        </w:rPr>
        <w:tab/>
      </w:r>
      <w:r>
        <w:rPr>
          <w:rFonts w:hint="eastAsia"/>
        </w:rPr>
        <w:tab/>
      </w:r>
      <w:r>
        <w:rPr>
          <w:rFonts w:hint="eastAsia"/>
        </w:rPr>
        <w:tab/>
      </w:r>
      <w:r>
        <w:rPr>
          <w:rFonts w:hint="eastAsia"/>
        </w:rPr>
        <w:tab/>
      </w:r>
      <w:r>
        <w:rPr>
          <w:rFonts w:hint="eastAsia"/>
        </w:rPr>
        <w:tab/>
        <w:t>uart2_send_nbyte(str,5);//</w:t>
      </w:r>
      <w:r>
        <w:rPr>
          <w:rFonts w:hint="eastAsia"/>
        </w:rPr>
        <w:t>串口发送指令</w:t>
      </w:r>
    </w:p>
    <w:p w14:paraId="0822F819" w14:textId="77777777" w:rsidR="00037415" w:rsidRDefault="00234A3F">
      <w:pPr>
        <w:ind w:firstLineChars="300" w:firstLine="720"/>
      </w:pPr>
      <w:r>
        <w:rPr>
          <w:rFonts w:hint="eastAsia"/>
        </w:rPr>
        <w:tab/>
      </w:r>
      <w:r>
        <w:rPr>
          <w:rFonts w:hint="eastAsia"/>
        </w:rPr>
        <w:tab/>
      </w:r>
      <w:r>
        <w:rPr>
          <w:rFonts w:hint="eastAsia"/>
        </w:rPr>
        <w:tab/>
      </w:r>
      <w:r>
        <w:rPr>
          <w:rFonts w:hint="eastAsia"/>
        </w:rPr>
        <w:tab/>
      </w:r>
      <w:r>
        <w:rPr>
          <w:rFonts w:hint="eastAsia"/>
        </w:rPr>
        <w:tab/>
        <w:t>}</w:t>
      </w:r>
    </w:p>
    <w:p w14:paraId="40948B15" w14:textId="77777777" w:rsidR="00037415" w:rsidRDefault="00234A3F">
      <w:pPr>
        <w:pStyle w:val="2"/>
        <w:rPr>
          <w:rFonts w:ascii="黑体" w:eastAsia="黑体" w:hAnsi="黑体" w:cs="黑体"/>
          <w:sz w:val="24"/>
        </w:rPr>
      </w:pPr>
      <w:bookmarkStart w:id="86" w:name="_Toc16252"/>
      <w:r>
        <w:rPr>
          <w:rFonts w:ascii="黑体" w:eastAsia="黑体" w:hAnsi="黑体" w:cs="黑体" w:hint="eastAsia"/>
          <w:sz w:val="24"/>
        </w:rPr>
        <w:t>4.8 设计流程图</w:t>
      </w:r>
      <w:bookmarkEnd w:id="86"/>
    </w:p>
    <w:p w14:paraId="1DA880B8" w14:textId="77777777" w:rsidR="00037415" w:rsidRDefault="00234A3F">
      <w:pPr>
        <w:pStyle w:val="2"/>
        <w:rPr>
          <w:rFonts w:ascii="黑体" w:eastAsia="黑体" w:hAnsi="黑体" w:cs="黑体"/>
          <w:sz w:val="24"/>
        </w:rPr>
      </w:pPr>
      <w:r>
        <w:rPr>
          <w:rFonts w:hint="eastAsia"/>
          <w:noProof/>
        </w:rPr>
        <w:drawing>
          <wp:anchor distT="0" distB="0" distL="114300" distR="114300" simplePos="0" relativeHeight="251661312" behindDoc="0" locked="0" layoutInCell="1" allowOverlap="1" wp14:anchorId="075AAE42" wp14:editId="3CDBD399">
            <wp:simplePos x="0" y="0"/>
            <wp:positionH relativeFrom="column">
              <wp:posOffset>13970</wp:posOffset>
            </wp:positionH>
            <wp:positionV relativeFrom="paragraph">
              <wp:posOffset>118745</wp:posOffset>
            </wp:positionV>
            <wp:extent cx="4855210" cy="3778250"/>
            <wp:effectExtent l="0" t="0" r="6350" b="1270"/>
            <wp:wrapSquare wrapText="bothSides"/>
            <wp:docPr id="13" name="图片 13"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流程图"/>
                    <pic:cNvPicPr>
                      <a:picLocks noChangeAspect="1"/>
                    </pic:cNvPicPr>
                  </pic:nvPicPr>
                  <pic:blipFill>
                    <a:blip r:embed="rId27"/>
                    <a:stretch>
                      <a:fillRect/>
                    </a:stretch>
                  </pic:blipFill>
                  <pic:spPr>
                    <a:xfrm>
                      <a:off x="0" y="0"/>
                      <a:ext cx="4855210" cy="3778250"/>
                    </a:xfrm>
                    <a:prstGeom prst="rect">
                      <a:avLst/>
                    </a:prstGeom>
                  </pic:spPr>
                </pic:pic>
              </a:graphicData>
            </a:graphic>
          </wp:anchor>
        </w:drawing>
      </w:r>
    </w:p>
    <w:p w14:paraId="645ECF62" w14:textId="77777777" w:rsidR="00037415" w:rsidRDefault="00037415"/>
    <w:p w14:paraId="2446D9D1" w14:textId="77777777" w:rsidR="00037415" w:rsidRDefault="00234A3F">
      <w:pPr>
        <w:pStyle w:val="1"/>
        <w:rPr>
          <w:rFonts w:ascii="黑体" w:hAnsi="黑体" w:cs="黑体"/>
        </w:rPr>
      </w:pPr>
      <w:bookmarkStart w:id="87" w:name="_Toc30732"/>
      <w:r>
        <w:rPr>
          <w:rFonts w:ascii="黑体" w:hAnsi="黑体" w:cs="黑体" w:hint="eastAsia"/>
        </w:rPr>
        <w:lastRenderedPageBreak/>
        <w:t>5.开发环境以及字库取模软件</w:t>
      </w:r>
      <w:commentRangeStart w:id="88"/>
      <w:r>
        <w:rPr>
          <w:rFonts w:ascii="黑体" w:hAnsi="黑体" w:cs="黑体" w:hint="eastAsia"/>
        </w:rPr>
        <w:t>介绍</w:t>
      </w:r>
      <w:bookmarkEnd w:id="87"/>
      <w:commentRangeEnd w:id="88"/>
      <w:r w:rsidR="00914A81">
        <w:rPr>
          <w:rStyle w:val="ad"/>
          <w:rFonts w:eastAsia="宋体"/>
          <w:kern w:val="2"/>
        </w:rPr>
        <w:commentReference w:id="88"/>
      </w:r>
    </w:p>
    <w:p w14:paraId="4D1EDA07" w14:textId="77777777" w:rsidR="00037415" w:rsidRDefault="00234A3F">
      <w:pPr>
        <w:pStyle w:val="2"/>
        <w:rPr>
          <w:rFonts w:ascii="黑体" w:eastAsia="黑体" w:hAnsi="黑体" w:cs="黑体"/>
          <w:sz w:val="24"/>
        </w:rPr>
      </w:pPr>
      <w:bookmarkStart w:id="89" w:name="_Toc16887"/>
      <w:r>
        <w:rPr>
          <w:rFonts w:ascii="黑体" w:eastAsia="黑体" w:hAnsi="黑体" w:cs="黑体" w:hint="eastAsia"/>
          <w:sz w:val="24"/>
        </w:rPr>
        <w:t>5.1编程软件Keil uVision5介绍</w:t>
      </w:r>
      <w:bookmarkEnd w:id="89"/>
    </w:p>
    <w:p w14:paraId="339F13BD" w14:textId="77777777" w:rsidR="00037415" w:rsidRDefault="00234A3F">
      <w:r>
        <w:rPr>
          <w:rFonts w:hint="eastAsia"/>
        </w:rPr>
        <w:t>KEIL</w:t>
      </w:r>
      <w:r>
        <w:rPr>
          <w:rFonts w:hint="eastAsia"/>
        </w:rPr>
        <w:t>是公司的名称，有时候也指</w:t>
      </w:r>
      <w:r>
        <w:rPr>
          <w:rFonts w:hint="eastAsia"/>
        </w:rPr>
        <w:t>KEIL</w:t>
      </w:r>
      <w:r>
        <w:rPr>
          <w:rFonts w:hint="eastAsia"/>
        </w:rPr>
        <w:t>公司的车所有软件开发工具，目前</w:t>
      </w:r>
      <w:r>
        <w:rPr>
          <w:rFonts w:hint="eastAsia"/>
        </w:rPr>
        <w:t>2005</w:t>
      </w:r>
      <w:r>
        <w:rPr>
          <w:rFonts w:hint="eastAsia"/>
        </w:rPr>
        <w:t>年</w:t>
      </w:r>
      <w:proofErr w:type="spellStart"/>
      <w:r>
        <w:rPr>
          <w:rFonts w:hint="eastAsia"/>
        </w:rPr>
        <w:t>keil</w:t>
      </w:r>
      <w:proofErr w:type="spellEnd"/>
      <w:r>
        <w:rPr>
          <w:rFonts w:hint="eastAsia"/>
        </w:rPr>
        <w:t>由</w:t>
      </w:r>
      <w:r>
        <w:rPr>
          <w:rFonts w:hint="eastAsia"/>
        </w:rPr>
        <w:t>ARM</w:t>
      </w:r>
      <w:r>
        <w:rPr>
          <w:rFonts w:hint="eastAsia"/>
        </w:rPr>
        <w:t>公司收购，成为</w:t>
      </w:r>
      <w:r>
        <w:rPr>
          <w:rFonts w:hint="eastAsia"/>
        </w:rPr>
        <w:t>ARM</w:t>
      </w:r>
      <w:r>
        <w:rPr>
          <w:rFonts w:hint="eastAsia"/>
        </w:rPr>
        <w:t>的公司之一。</w:t>
      </w:r>
    </w:p>
    <w:p w14:paraId="78C5014A" w14:textId="77777777" w:rsidR="00037415" w:rsidRDefault="00234A3F">
      <w:r>
        <w:t>KEIL5</w:t>
      </w:r>
      <w:r>
        <w:t>的</w:t>
      </w:r>
      <w:r>
        <w:t>SWD</w:t>
      </w:r>
      <w:r>
        <w:t>下载速度提升到了</w:t>
      </w:r>
      <w:r>
        <w:t>50M</w:t>
      </w:r>
      <w:r>
        <w:t>（</w:t>
      </w:r>
      <w:r>
        <w:t>KEIL4</w:t>
      </w:r>
      <w:r>
        <w:t>最大速度为</w:t>
      </w:r>
      <w:r>
        <w:t>10M</w:t>
      </w:r>
      <w:r>
        <w:t>，速度提升</w:t>
      </w:r>
      <w:r>
        <w:t>5</w:t>
      </w:r>
      <w:r>
        <w:t>倍，下载程序只用一瞬间，不管是做实验，还是量产，有效提升开发进度）。</w:t>
      </w:r>
    </w:p>
    <w:p w14:paraId="38CF6699" w14:textId="77777777" w:rsidR="00037415" w:rsidRDefault="00234A3F">
      <w:r>
        <w:t>KEIL5</w:t>
      </w:r>
      <w:r>
        <w:t>完美兼容</w:t>
      </w:r>
      <w:r>
        <w:t>KEIL4</w:t>
      </w:r>
      <w:r>
        <w:t>，安装好以后不用任何设置即可使用以前用</w:t>
      </w:r>
      <w:r>
        <w:t>KEIL4</w:t>
      </w:r>
      <w:r>
        <w:t>做的工程。</w:t>
      </w:r>
    </w:p>
    <w:p w14:paraId="079FD905" w14:textId="77777777" w:rsidR="00037415" w:rsidRDefault="00234A3F">
      <w:r>
        <w:t>KEIL5</w:t>
      </w:r>
      <w:r>
        <w:t>软件为基于</w:t>
      </w:r>
      <w:r>
        <w:t>Cortex-R4</w:t>
      </w:r>
      <w:r>
        <w:rPr>
          <w:rFonts w:hint="eastAsia"/>
        </w:rPr>
        <w:t>、</w:t>
      </w:r>
      <w:r>
        <w:t>Cortex-M3</w:t>
      </w:r>
      <w:r>
        <w:t>、</w:t>
      </w:r>
      <w:r>
        <w:t>ARM7</w:t>
      </w:r>
      <w:r>
        <w:t>、</w:t>
      </w:r>
      <w:bookmarkStart w:id="90" w:name="【paperrevise】48_ARM9微处理器设备提供了一个完整的开发环境。"/>
      <w:r>
        <w:t>ARM9</w:t>
      </w:r>
      <w:r>
        <w:rPr>
          <w:rFonts w:hint="eastAsia"/>
        </w:rPr>
        <w:t>微</w:t>
      </w:r>
      <w:r>
        <w:t>处理器设备提供了一个完整的开发环境。</w:t>
      </w:r>
      <w:bookmarkEnd w:id="90"/>
      <w:r>
        <w:t xml:space="preserve"> KEIL5</w:t>
      </w:r>
      <w:r>
        <w:t>专为微控制器应用而设计，不仅集成了</w:t>
      </w:r>
      <w:r>
        <w:t>51</w:t>
      </w:r>
      <w:r>
        <w:t>单片机的内核，而且</w:t>
      </w:r>
      <w:r>
        <w:rPr>
          <w:rFonts w:hint="eastAsia"/>
        </w:rPr>
        <w:t>容易学习</w:t>
      </w:r>
      <w:r>
        <w:t>，具有强大的</w:t>
      </w:r>
      <w:r>
        <w:rPr>
          <w:rFonts w:hint="eastAsia"/>
        </w:rPr>
        <w:t>学习</w:t>
      </w:r>
      <w:r>
        <w:t>功能，能够满足许多条件苛刻的嵌入式系统软件应用的开发。</w:t>
      </w:r>
    </w:p>
    <w:p w14:paraId="1A555BB4" w14:textId="77777777" w:rsidR="00037415" w:rsidRDefault="00234A3F">
      <w:r>
        <w:t>功能特点</w:t>
      </w:r>
      <w:r>
        <w:t xml:space="preserve">: </w:t>
      </w:r>
    </w:p>
    <w:p w14:paraId="57ABB56C" w14:textId="77777777" w:rsidR="00037415" w:rsidRDefault="00234A3F">
      <w:pPr>
        <w:numPr>
          <w:ilvl w:val="0"/>
          <w:numId w:val="5"/>
        </w:numPr>
        <w:ind w:firstLineChars="0"/>
      </w:pPr>
      <w:bookmarkStart w:id="91" w:name="【paperrevise】49_支持Cortex-M3、Cortex-R4、AR"/>
      <w:r>
        <w:rPr>
          <w:rFonts w:hint="eastAsia"/>
        </w:rPr>
        <w:t>支持</w:t>
      </w:r>
      <w:r>
        <w:rPr>
          <w:rFonts w:hint="eastAsia"/>
        </w:rPr>
        <w:t>Cortex-M3</w:t>
      </w:r>
      <w:r>
        <w:rPr>
          <w:rFonts w:hint="eastAsia"/>
        </w:rPr>
        <w:t>、</w:t>
      </w:r>
      <w:r>
        <w:rPr>
          <w:rFonts w:hint="eastAsia"/>
        </w:rPr>
        <w:t>Cortex-R4</w:t>
      </w:r>
      <w:r>
        <w:rPr>
          <w:rFonts w:hint="eastAsia"/>
        </w:rPr>
        <w:t>、</w:t>
      </w:r>
      <w:r>
        <w:rPr>
          <w:rFonts w:hint="eastAsia"/>
        </w:rPr>
        <w:t>ARM7</w:t>
      </w:r>
      <w:r>
        <w:rPr>
          <w:rFonts w:hint="eastAsia"/>
        </w:rPr>
        <w:t>和</w:t>
      </w:r>
      <w:r>
        <w:rPr>
          <w:rFonts w:hint="eastAsia"/>
        </w:rPr>
        <w:t>ARM9</w:t>
      </w:r>
      <w:r>
        <w:rPr>
          <w:rFonts w:hint="eastAsia"/>
        </w:rPr>
        <w:t>系列器件。</w:t>
      </w:r>
      <w:bookmarkEnd w:id="91"/>
      <w:r>
        <w:t xml:space="preserve"> </w:t>
      </w:r>
    </w:p>
    <w:p w14:paraId="715BD071" w14:textId="77777777" w:rsidR="00037415" w:rsidRDefault="00234A3F">
      <w:pPr>
        <w:numPr>
          <w:ilvl w:val="0"/>
          <w:numId w:val="5"/>
        </w:numPr>
        <w:ind w:firstLineChars="0"/>
      </w:pPr>
      <w:r>
        <w:t>ARM C/C++</w:t>
      </w:r>
      <w:r>
        <w:t>编译链接和调试工具</w:t>
      </w:r>
      <w:r>
        <w:t xml:space="preserve"> </w:t>
      </w:r>
    </w:p>
    <w:p w14:paraId="6A586194" w14:textId="77777777" w:rsidR="00037415" w:rsidRDefault="00234A3F">
      <w:pPr>
        <w:numPr>
          <w:ilvl w:val="0"/>
          <w:numId w:val="5"/>
        </w:numPr>
        <w:ind w:firstLineChars="0"/>
      </w:pPr>
      <w:r>
        <w:t>确定的</w:t>
      </w:r>
      <w:r>
        <w:t xml:space="preserve">Keil RTX </w:t>
      </w:r>
      <w:r>
        <w:t>，提供具有源码的小型操作系统</w:t>
      </w:r>
      <w:r>
        <w:t xml:space="preserve"> </w:t>
      </w:r>
    </w:p>
    <w:p w14:paraId="5BA46592" w14:textId="77777777" w:rsidR="00037415" w:rsidRDefault="00234A3F">
      <w:pPr>
        <w:numPr>
          <w:ilvl w:val="0"/>
          <w:numId w:val="5"/>
        </w:numPr>
        <w:ind w:firstLineChars="0"/>
      </w:pPr>
      <w:r>
        <w:t>可供</w:t>
      </w:r>
      <w:r>
        <w:t>TCP/IP</w:t>
      </w:r>
      <w:r>
        <w:t>网络协议提供配件和堆栈</w:t>
      </w:r>
      <w:r>
        <w:t xml:space="preserve"> </w:t>
      </w:r>
    </w:p>
    <w:p w14:paraId="4CD98714" w14:textId="77777777" w:rsidR="00037415" w:rsidRDefault="00234A3F">
      <w:pPr>
        <w:numPr>
          <w:ilvl w:val="0"/>
          <w:numId w:val="5"/>
        </w:numPr>
        <w:ind w:firstLineChars="0"/>
      </w:pPr>
      <w:r>
        <w:t>为</w:t>
      </w:r>
      <w:r>
        <w:t>USB</w:t>
      </w:r>
      <w:r>
        <w:t>设备提供标准的驱动设备</w:t>
      </w:r>
      <w:r>
        <w:t xml:space="preserve"> </w:t>
      </w:r>
    </w:p>
    <w:p w14:paraId="501FD977" w14:textId="77777777" w:rsidR="00037415" w:rsidRDefault="00234A3F">
      <w:pPr>
        <w:numPr>
          <w:ilvl w:val="0"/>
          <w:numId w:val="5"/>
        </w:numPr>
        <w:ind w:firstLineChars="0"/>
      </w:pPr>
      <w:r>
        <w:t>完整的图像化界面支持</w:t>
      </w:r>
      <w:r>
        <w:t xml:space="preserve">GUI </w:t>
      </w:r>
    </w:p>
    <w:p w14:paraId="70E683D8" w14:textId="77777777" w:rsidR="00037415" w:rsidRDefault="00234A3F">
      <w:pPr>
        <w:numPr>
          <w:ilvl w:val="0"/>
          <w:numId w:val="5"/>
        </w:numPr>
        <w:ind w:firstLineChars="0"/>
      </w:pPr>
      <w:bookmarkStart w:id="92" w:name="【paperrevise】50_ULINKpro可实时分析运行中的应用程序，且能"/>
      <w:proofErr w:type="spellStart"/>
      <w:r>
        <w:t>ULINKpro</w:t>
      </w:r>
      <w:proofErr w:type="spellEnd"/>
      <w:r>
        <w:t>可实时分析运行中的应用程序，且能记录</w:t>
      </w:r>
      <w:r>
        <w:t>Cortex-M</w:t>
      </w:r>
      <w:r>
        <w:t>指令的每</w:t>
      </w:r>
      <w:bookmarkEnd w:id="92"/>
    </w:p>
    <w:p w14:paraId="565CD899" w14:textId="77777777" w:rsidR="00037415" w:rsidRDefault="00234A3F">
      <w:pPr>
        <w:ind w:left="400"/>
      </w:pPr>
      <w:r>
        <w:t>一次执行</w:t>
      </w:r>
      <w:r>
        <w:t xml:space="preserve"> </w:t>
      </w:r>
    </w:p>
    <w:p w14:paraId="42EE4B69" w14:textId="77777777" w:rsidR="00037415" w:rsidRDefault="00234A3F">
      <w:pPr>
        <w:numPr>
          <w:ilvl w:val="0"/>
          <w:numId w:val="5"/>
        </w:numPr>
        <w:ind w:firstLineChars="0"/>
      </w:pPr>
      <w:r>
        <w:t>提供许多项目历程供参考学习</w:t>
      </w:r>
      <w:r>
        <w:t xml:space="preserve"> </w:t>
      </w:r>
    </w:p>
    <w:p w14:paraId="4ACFCF37" w14:textId="77777777" w:rsidR="00037415" w:rsidRDefault="00234A3F">
      <w:pPr>
        <w:numPr>
          <w:ilvl w:val="0"/>
          <w:numId w:val="5"/>
        </w:numPr>
        <w:ind w:firstLineChars="0"/>
      </w:pPr>
      <w:r>
        <w:t>符合</w:t>
      </w:r>
      <w:r>
        <w:t xml:space="preserve">CMSIS </w:t>
      </w:r>
      <w:r>
        <w:t>标准</w:t>
      </w:r>
      <w:r>
        <w:t xml:space="preserve"> </w:t>
      </w:r>
    </w:p>
    <w:p w14:paraId="214D432E" w14:textId="77777777" w:rsidR="00037415" w:rsidRDefault="00234A3F">
      <w:pPr>
        <w:pStyle w:val="2"/>
        <w:rPr>
          <w:rFonts w:ascii="黑体" w:eastAsia="黑体" w:hAnsi="黑体" w:cs="黑体"/>
          <w:szCs w:val="28"/>
        </w:rPr>
      </w:pPr>
      <w:bookmarkStart w:id="93" w:name="_Toc29058"/>
      <w:r>
        <w:rPr>
          <w:rFonts w:ascii="黑体" w:eastAsia="黑体" w:hAnsi="黑体" w:cs="黑体" w:hint="eastAsia"/>
          <w:szCs w:val="28"/>
        </w:rPr>
        <w:t>5.2取模软件介绍</w:t>
      </w:r>
      <w:bookmarkEnd w:id="93"/>
    </w:p>
    <w:p w14:paraId="2C16F927" w14:textId="77777777" w:rsidR="00037415" w:rsidRDefault="00234A3F">
      <w:r>
        <w:rPr>
          <w:rFonts w:hint="eastAsia"/>
        </w:rPr>
        <w:t>本设计中使用的取模软件为</w:t>
      </w:r>
      <w:r>
        <w:rPr>
          <w:rFonts w:hint="eastAsia"/>
        </w:rPr>
        <w:t>PCtoLCD2002</w:t>
      </w:r>
      <w:r>
        <w:rPr>
          <w:rFonts w:hint="eastAsia"/>
        </w:rPr>
        <w:t>。</w:t>
      </w:r>
    </w:p>
    <w:p w14:paraId="086124EA" w14:textId="77777777" w:rsidR="00037415" w:rsidRDefault="00234A3F">
      <w:r>
        <w:rPr>
          <w:rFonts w:hint="eastAsia"/>
        </w:rPr>
        <w:t>PCtoLCD2002</w:t>
      </w:r>
      <w:r>
        <w:t>取模软件主要是针对汉字、字母、数字、符号、图片等进行取模。</w:t>
      </w:r>
      <w:r>
        <w:t xml:space="preserve"> </w:t>
      </w:r>
      <w:r>
        <w:t>图片在取模之前，必须保证图片的大小不能超出液晶屏的尺寸大小，并且图片是单色位图模式</w:t>
      </w:r>
      <w:r>
        <w:rPr>
          <w:rFonts w:hint="eastAsia"/>
        </w:rPr>
        <w:t>。取字模时一般选取宋体</w:t>
      </w:r>
      <w:r>
        <w:rPr>
          <w:rFonts w:hint="eastAsia"/>
        </w:rPr>
        <w:t>16*16</w:t>
      </w:r>
      <w:r>
        <w:rPr>
          <w:rFonts w:hint="eastAsia"/>
        </w:rPr>
        <w:t>大小的规格。</w:t>
      </w:r>
    </w:p>
    <w:p w14:paraId="11D1CD06" w14:textId="77777777" w:rsidR="00037415" w:rsidRDefault="00037415">
      <w:pPr>
        <w:ind w:firstLineChars="0" w:firstLine="0"/>
      </w:pPr>
    </w:p>
    <w:p w14:paraId="38B31282" w14:textId="77777777" w:rsidR="00037415" w:rsidRDefault="00234A3F">
      <w:pPr>
        <w:pStyle w:val="1"/>
        <w:rPr>
          <w:rFonts w:ascii="黑体" w:hAnsi="黑体" w:cs="黑体"/>
        </w:rPr>
      </w:pPr>
      <w:bookmarkStart w:id="94" w:name="_Toc2666"/>
      <w:r>
        <w:rPr>
          <w:rFonts w:ascii="黑体" w:hAnsi="黑体" w:cs="黑体" w:hint="eastAsia"/>
        </w:rPr>
        <w:lastRenderedPageBreak/>
        <w:t>6.</w:t>
      </w:r>
      <w:commentRangeStart w:id="95"/>
      <w:r>
        <w:rPr>
          <w:rFonts w:ascii="黑体" w:hAnsi="黑体" w:cs="黑体" w:hint="eastAsia"/>
        </w:rPr>
        <w:t>总结</w:t>
      </w:r>
      <w:bookmarkEnd w:id="94"/>
      <w:commentRangeEnd w:id="95"/>
      <w:r w:rsidR="00914A81">
        <w:rPr>
          <w:rStyle w:val="ad"/>
          <w:rFonts w:eastAsia="宋体"/>
          <w:kern w:val="2"/>
        </w:rPr>
        <w:commentReference w:id="95"/>
      </w:r>
    </w:p>
    <w:p w14:paraId="48D9C8F6" w14:textId="77777777" w:rsidR="00037415" w:rsidRDefault="00234A3F">
      <w:r>
        <w:rPr>
          <w:rFonts w:hint="eastAsia"/>
        </w:rPr>
        <w:t>本系统采用</w:t>
      </w:r>
      <w:r>
        <w:rPr>
          <w:rFonts w:hint="eastAsia"/>
        </w:rPr>
        <w:t>STM32F407ZGT6</w:t>
      </w:r>
      <w:r>
        <w:rPr>
          <w:rFonts w:hint="eastAsia"/>
        </w:rPr>
        <w:t>作为智能楼宇控制系统主控板的核心控制器，通过温度、湿度、光照强度、烟雾浓度、有毒气体浓度进行室内环境的数据采集，并设置报警上下限，假如某一项环境数据超过设定值时，触发蜂鸣器，从而实现报警，同时可以通过主控板上的触摸按键控制节点板上的继电器实现控制其他设备调节。</w:t>
      </w:r>
    </w:p>
    <w:p w14:paraId="65FF66FF" w14:textId="77777777" w:rsidR="00037415" w:rsidRDefault="00234A3F">
      <w:r>
        <w:rPr>
          <w:rFonts w:hint="eastAsia"/>
        </w:rPr>
        <w:t>本人经过长时间的不懈努力，不断对软硬件进行测试，最终取得了一定的成果，是该系统正常稳定的运行。</w:t>
      </w:r>
    </w:p>
    <w:p w14:paraId="121F387B" w14:textId="77777777" w:rsidR="00037415" w:rsidRDefault="00037415"/>
    <w:p w14:paraId="52C6731E" w14:textId="77777777" w:rsidR="00037415" w:rsidRDefault="00037415"/>
    <w:p w14:paraId="223B14BA" w14:textId="77777777" w:rsidR="00037415" w:rsidRDefault="00037415"/>
    <w:p w14:paraId="4F96DA58" w14:textId="77777777" w:rsidR="00037415" w:rsidRDefault="00037415"/>
    <w:p w14:paraId="69433357" w14:textId="77777777" w:rsidR="00037415" w:rsidRDefault="00037415"/>
    <w:p w14:paraId="5215747C" w14:textId="77777777" w:rsidR="00037415" w:rsidRDefault="00037415"/>
    <w:p w14:paraId="1C2297C2" w14:textId="77777777" w:rsidR="00037415" w:rsidRDefault="00037415"/>
    <w:p w14:paraId="7624B7BA" w14:textId="77777777" w:rsidR="00037415" w:rsidRDefault="00037415"/>
    <w:p w14:paraId="79A95AFF" w14:textId="77777777" w:rsidR="00037415" w:rsidRDefault="00037415"/>
    <w:p w14:paraId="7114CF5C" w14:textId="77777777" w:rsidR="00037415" w:rsidRDefault="00037415"/>
    <w:p w14:paraId="4663FDD3" w14:textId="77777777" w:rsidR="00037415" w:rsidRDefault="00037415"/>
    <w:p w14:paraId="050D55CE" w14:textId="77777777" w:rsidR="00037415" w:rsidRDefault="00037415"/>
    <w:p w14:paraId="6BA1849E" w14:textId="77777777" w:rsidR="00037415" w:rsidRDefault="00037415"/>
    <w:p w14:paraId="2E6997DD" w14:textId="77777777" w:rsidR="00037415" w:rsidRDefault="00037415"/>
    <w:p w14:paraId="23F3B382" w14:textId="77777777" w:rsidR="00037415" w:rsidRDefault="00037415"/>
    <w:p w14:paraId="573A3ADF" w14:textId="77777777" w:rsidR="00037415" w:rsidRDefault="00037415"/>
    <w:p w14:paraId="6FF16323" w14:textId="77777777" w:rsidR="00037415" w:rsidRDefault="00037415">
      <w:pPr>
        <w:ind w:firstLine="560"/>
        <w:rPr>
          <w:rFonts w:ascii="黑体" w:eastAsia="黑体" w:hAnsi="黑体" w:cs="黑体"/>
          <w:kern w:val="44"/>
          <w:sz w:val="28"/>
        </w:rPr>
      </w:pPr>
    </w:p>
    <w:p w14:paraId="1A7525A9" w14:textId="77777777" w:rsidR="00037415" w:rsidRDefault="00037415">
      <w:pPr>
        <w:ind w:firstLine="560"/>
        <w:rPr>
          <w:rFonts w:ascii="黑体" w:eastAsia="黑体" w:hAnsi="黑体" w:cs="黑体"/>
          <w:kern w:val="44"/>
          <w:sz w:val="28"/>
        </w:rPr>
      </w:pPr>
    </w:p>
    <w:p w14:paraId="1B328642" w14:textId="77777777" w:rsidR="00037415" w:rsidRDefault="00037415">
      <w:pPr>
        <w:ind w:firstLine="560"/>
        <w:rPr>
          <w:rFonts w:ascii="黑体" w:eastAsia="黑体" w:hAnsi="黑体" w:cs="黑体"/>
          <w:kern w:val="44"/>
          <w:sz w:val="28"/>
        </w:rPr>
      </w:pPr>
    </w:p>
    <w:p w14:paraId="7C555EDA" w14:textId="77777777" w:rsidR="00037415" w:rsidRDefault="00037415">
      <w:pPr>
        <w:ind w:firstLine="560"/>
        <w:rPr>
          <w:rFonts w:ascii="黑体" w:eastAsia="黑体" w:hAnsi="黑体" w:cs="黑体"/>
          <w:kern w:val="44"/>
          <w:sz w:val="28"/>
        </w:rPr>
      </w:pPr>
    </w:p>
    <w:p w14:paraId="7224B8F8" w14:textId="77777777" w:rsidR="00037415" w:rsidRDefault="00037415">
      <w:pPr>
        <w:ind w:firstLine="560"/>
        <w:rPr>
          <w:rFonts w:ascii="黑体" w:eastAsia="黑体" w:hAnsi="黑体" w:cs="黑体"/>
          <w:kern w:val="44"/>
          <w:sz w:val="28"/>
        </w:rPr>
      </w:pPr>
    </w:p>
    <w:p w14:paraId="05D8F1F7" w14:textId="77777777" w:rsidR="00037415" w:rsidRDefault="00037415">
      <w:pPr>
        <w:ind w:firstLine="560"/>
        <w:rPr>
          <w:rFonts w:ascii="黑体" w:eastAsia="黑体" w:hAnsi="黑体" w:cs="黑体"/>
          <w:kern w:val="44"/>
          <w:sz w:val="28"/>
        </w:rPr>
      </w:pPr>
    </w:p>
    <w:p w14:paraId="6EC74B8C" w14:textId="77777777" w:rsidR="00037415" w:rsidRDefault="00037415">
      <w:pPr>
        <w:ind w:firstLine="560"/>
        <w:rPr>
          <w:rFonts w:ascii="黑体" w:eastAsia="黑体" w:hAnsi="黑体" w:cs="黑体"/>
          <w:kern w:val="44"/>
          <w:sz w:val="28"/>
        </w:rPr>
      </w:pPr>
    </w:p>
    <w:p w14:paraId="6EAA2A40" w14:textId="77777777" w:rsidR="00037415" w:rsidRDefault="00037415">
      <w:pPr>
        <w:ind w:firstLine="560"/>
        <w:rPr>
          <w:rFonts w:ascii="黑体" w:eastAsia="黑体" w:hAnsi="黑体" w:cs="黑体"/>
          <w:kern w:val="44"/>
          <w:sz w:val="28"/>
        </w:rPr>
      </w:pPr>
    </w:p>
    <w:p w14:paraId="1123C4C6" w14:textId="77777777" w:rsidR="00037415" w:rsidRDefault="00037415">
      <w:pPr>
        <w:ind w:firstLine="560"/>
        <w:rPr>
          <w:rFonts w:ascii="黑体" w:eastAsia="黑体" w:hAnsi="黑体" w:cs="黑体"/>
          <w:kern w:val="44"/>
          <w:sz w:val="28"/>
        </w:rPr>
      </w:pPr>
    </w:p>
    <w:p w14:paraId="2440AC95" w14:textId="77777777" w:rsidR="00037415" w:rsidRDefault="00234A3F">
      <w:pPr>
        <w:ind w:firstLineChars="0" w:firstLine="0"/>
      </w:pPr>
      <w:bookmarkStart w:id="96" w:name="_Toc6857"/>
      <w:r>
        <w:rPr>
          <w:rStyle w:val="10"/>
          <w:rFonts w:hint="eastAsia"/>
        </w:rPr>
        <w:t>谢辞</w:t>
      </w:r>
      <w:bookmarkEnd w:id="96"/>
      <w:r>
        <w:rPr>
          <w:rFonts w:ascii="宋体" w:hAnsi="宋体" w:cs="宋体"/>
          <w:kern w:val="0"/>
          <w:lang w:bidi="ar"/>
        </w:rPr>
        <w:br/>
        <w:t> </w:t>
      </w:r>
      <w:r>
        <w:rPr>
          <w:rFonts w:hint="eastAsia"/>
        </w:rPr>
        <w:t xml:space="preserve">  </w:t>
      </w:r>
      <w:r>
        <w:rPr>
          <w:rFonts w:hint="eastAsia"/>
        </w:rPr>
        <w:t>毕业论文暂告收尾，这也意味着我在山东农业工程学院的四年的学习生活既将结束。回首既往，自己一生最宝贵的时光能于这样的校园之中，能在众多学富五车、才华横溢的老师们的熏陶下度过，实是荣幸之极。在这四年的时间里，我在学习上和思想上都受益非浅。这除了自身努力外，与各位老师、同学和朋友的关心、支持和鼓励是分不开的</w:t>
      </w:r>
      <w:r>
        <w:rPr>
          <w:rFonts w:hint="eastAsia"/>
        </w:rPr>
        <w:br/>
        <w:t>  </w:t>
      </w:r>
      <w:r>
        <w:rPr>
          <w:rFonts w:hint="eastAsia"/>
        </w:rPr>
        <w:t>论文的写作是枯燥艰辛而又富有挑战的。智能楼宇是一直探讨的热门话题</w:t>
      </w:r>
      <w:r>
        <w:rPr>
          <w:rFonts w:hint="eastAsia"/>
        </w:rPr>
        <w:t>,</w:t>
      </w:r>
      <w:r>
        <w:rPr>
          <w:rFonts w:hint="eastAsia"/>
        </w:rPr>
        <w:t>老师的谆谆诱导、同学的出谋划策及家长的支持鼓励，是我坚持完成论文的动力源泉。在此</w:t>
      </w:r>
      <w:r>
        <w:rPr>
          <w:rFonts w:hint="eastAsia"/>
        </w:rPr>
        <w:t>,</w:t>
      </w:r>
      <w:r>
        <w:rPr>
          <w:rFonts w:hint="eastAsia"/>
        </w:rPr>
        <w:t>我特别要感谢我的导师宋卫海老师。从论文的选题、文献的采集、框架的设计、结构的布局到最终的论文定稿，从内容到格式，从标题到标点，她都费尽心血。没有宋卫海老师的辛勤栽培、孜孜教诲，就没有我论文的顺利完成。</w:t>
      </w:r>
      <w:r>
        <w:rPr>
          <w:rFonts w:hint="eastAsia"/>
        </w:rPr>
        <w:t xml:space="preserve"> </w:t>
      </w:r>
    </w:p>
    <w:p w14:paraId="6029A2FF" w14:textId="77777777" w:rsidR="00037415" w:rsidRDefault="00037415"/>
    <w:p w14:paraId="385F0CCB" w14:textId="77777777" w:rsidR="00037415" w:rsidRDefault="00037415"/>
    <w:p w14:paraId="317AA0C3" w14:textId="77777777" w:rsidR="00037415" w:rsidRDefault="00037415"/>
    <w:p w14:paraId="48762A96" w14:textId="77777777" w:rsidR="00037415" w:rsidRDefault="00037415"/>
    <w:p w14:paraId="784C9CD9" w14:textId="77777777" w:rsidR="00037415" w:rsidRDefault="00037415"/>
    <w:p w14:paraId="2E2A214D" w14:textId="77777777" w:rsidR="00037415" w:rsidRDefault="00037415"/>
    <w:p w14:paraId="214C532D" w14:textId="77777777" w:rsidR="00037415" w:rsidRDefault="00037415"/>
    <w:p w14:paraId="081FB4C6" w14:textId="77777777" w:rsidR="00037415" w:rsidRDefault="00037415"/>
    <w:p w14:paraId="4366D816" w14:textId="77777777" w:rsidR="00037415" w:rsidRDefault="00037415"/>
    <w:p w14:paraId="5B7C9AC2" w14:textId="77777777" w:rsidR="00037415" w:rsidRDefault="00037415"/>
    <w:p w14:paraId="5649EB5A" w14:textId="77777777" w:rsidR="00037415" w:rsidRDefault="00037415"/>
    <w:p w14:paraId="6CD6C498" w14:textId="77777777" w:rsidR="00037415" w:rsidRDefault="00037415"/>
    <w:p w14:paraId="0640E073" w14:textId="77777777" w:rsidR="00037415" w:rsidRDefault="00037415"/>
    <w:p w14:paraId="01EF5E8B" w14:textId="77777777" w:rsidR="00037415" w:rsidRDefault="00037415"/>
    <w:p w14:paraId="570AA7E7" w14:textId="77777777" w:rsidR="00037415" w:rsidRDefault="00037415"/>
    <w:p w14:paraId="4ED8259B" w14:textId="77777777" w:rsidR="00037415" w:rsidRDefault="00037415"/>
    <w:p w14:paraId="5527903C" w14:textId="77777777" w:rsidR="00037415" w:rsidRDefault="00037415"/>
    <w:p w14:paraId="69D54156" w14:textId="77777777" w:rsidR="00037415" w:rsidRDefault="00037415"/>
    <w:p w14:paraId="35385D87" w14:textId="77777777" w:rsidR="00037415" w:rsidRDefault="00037415">
      <w:pPr>
        <w:ind w:firstLineChars="0" w:firstLine="0"/>
      </w:pPr>
    </w:p>
    <w:p w14:paraId="4E68E35A" w14:textId="77777777" w:rsidR="00037415" w:rsidRDefault="00234A3F">
      <w:pPr>
        <w:pStyle w:val="1"/>
        <w:rPr>
          <w:rFonts w:ascii="黑体" w:hAnsi="黑体" w:cs="黑体"/>
        </w:rPr>
      </w:pPr>
      <w:bookmarkStart w:id="97" w:name="_Toc9049"/>
      <w:r>
        <w:rPr>
          <w:rFonts w:ascii="黑体" w:hAnsi="黑体" w:cs="黑体" w:hint="eastAsia"/>
        </w:rPr>
        <w:t>参考</w:t>
      </w:r>
      <w:commentRangeStart w:id="98"/>
      <w:r>
        <w:rPr>
          <w:rFonts w:ascii="黑体" w:hAnsi="黑体" w:cs="黑体" w:hint="eastAsia"/>
        </w:rPr>
        <w:t>文献</w:t>
      </w:r>
      <w:bookmarkEnd w:id="97"/>
      <w:commentRangeEnd w:id="98"/>
      <w:r w:rsidR="00914A81">
        <w:rPr>
          <w:rStyle w:val="ad"/>
          <w:rFonts w:eastAsia="宋体"/>
          <w:kern w:val="2"/>
        </w:rPr>
        <w:commentReference w:id="98"/>
      </w:r>
    </w:p>
    <w:p w14:paraId="28E6CF56" w14:textId="77777777" w:rsidR="00037415" w:rsidRDefault="00234A3F">
      <w:pPr>
        <w:rPr>
          <w:rFonts w:ascii="宋体" w:hAnsi="宋体" w:cs="宋体"/>
        </w:rPr>
      </w:pPr>
      <w:r>
        <w:rPr>
          <w:rFonts w:ascii="宋体" w:hAnsi="宋体" w:cs="宋体" w:hint="eastAsia"/>
        </w:rPr>
        <w:t>[1]许毅平,周曼丽.智能楼宇综合管理系统的设计[J].计算机应用研究,2003(06):95-97+122.</w:t>
      </w:r>
    </w:p>
    <w:p w14:paraId="39ACCF57" w14:textId="77777777" w:rsidR="00037415" w:rsidRDefault="00234A3F">
      <w:pPr>
        <w:rPr>
          <w:rFonts w:ascii="宋体" w:hAnsi="宋体" w:cs="宋体"/>
        </w:rPr>
      </w:pPr>
      <w:r>
        <w:rPr>
          <w:rFonts w:ascii="宋体" w:hAnsi="宋体" w:cs="宋体" w:hint="eastAsia"/>
        </w:rPr>
        <w:t>[2]刘士兴,邓立琼,何方.智能楼宇监测系统研究[J].合肥工业大学学报(自然科学版),2010(02):61-64.</w:t>
      </w:r>
    </w:p>
    <w:p w14:paraId="359AFFD1" w14:textId="77777777" w:rsidR="00037415" w:rsidRDefault="00234A3F">
      <w:pPr>
        <w:rPr>
          <w:rFonts w:ascii="宋体" w:hAnsi="宋体" w:cs="宋体"/>
        </w:rPr>
      </w:pPr>
      <w:r>
        <w:rPr>
          <w:rFonts w:ascii="宋体" w:hAnsi="宋体" w:cs="宋体" w:hint="eastAsia"/>
        </w:rPr>
        <w:t>[3]龚崇权.智能楼宇集成技术的分析与比较[J].低压电器,2007(10):8-9+14.</w:t>
      </w:r>
    </w:p>
    <w:p w14:paraId="1654CC25" w14:textId="77777777" w:rsidR="00037415" w:rsidRDefault="00234A3F">
      <w:pPr>
        <w:rPr>
          <w:rFonts w:ascii="宋体" w:hAnsi="宋体" w:cs="宋体"/>
        </w:rPr>
      </w:pPr>
      <w:r>
        <w:rPr>
          <w:rFonts w:ascii="宋体" w:hAnsi="宋体" w:cs="宋体" w:hint="eastAsia"/>
        </w:rPr>
        <w:t>[4]沈燕华,杜炯主编.智能楼宇建筑与施工[M].电子工业出版社,2004:239.</w:t>
      </w:r>
    </w:p>
    <w:p w14:paraId="4E286B67" w14:textId="77777777" w:rsidR="00037415" w:rsidRDefault="00234A3F">
      <w:pPr>
        <w:rPr>
          <w:rFonts w:ascii="宋体" w:hAnsi="宋体" w:cs="宋体"/>
        </w:rPr>
      </w:pPr>
      <w:r>
        <w:rPr>
          <w:rFonts w:ascii="宋体" w:hAnsi="宋体" w:cs="宋体" w:hint="eastAsia"/>
        </w:rPr>
        <w:t>[5]钱卫东主编.楼宇智能化技术概论[M].电子工业出版社,2006:115.</w:t>
      </w:r>
    </w:p>
    <w:p w14:paraId="7FAD1E96" w14:textId="77777777" w:rsidR="00037415" w:rsidRDefault="00234A3F">
      <w:pPr>
        <w:rPr>
          <w:rFonts w:ascii="宋体" w:hAnsi="宋体" w:cs="宋体"/>
        </w:rPr>
      </w:pPr>
      <w:r>
        <w:rPr>
          <w:rFonts w:ascii="宋体" w:hAnsi="宋体" w:cs="宋体" w:hint="eastAsia"/>
        </w:rPr>
        <w:t>[6]</w:t>
      </w:r>
      <w:proofErr w:type="spellStart"/>
      <w:r>
        <w:rPr>
          <w:rFonts w:ascii="宋体" w:hAnsi="宋体" w:cs="宋体" w:hint="eastAsia"/>
        </w:rPr>
        <w:t>ShengweiWang</w:t>
      </w:r>
      <w:proofErr w:type="spellEnd"/>
      <w:r>
        <w:rPr>
          <w:rFonts w:ascii="宋体" w:hAnsi="宋体" w:cs="宋体" w:hint="eastAsia"/>
        </w:rPr>
        <w:t>著.智能建筑与楼宇自动化[M].中国建筑工业出版社,2010:225.</w:t>
      </w:r>
    </w:p>
    <w:p w14:paraId="2F7B6E55" w14:textId="77777777" w:rsidR="00037415" w:rsidRDefault="00234A3F">
      <w:pPr>
        <w:rPr>
          <w:rFonts w:ascii="宋体" w:hAnsi="宋体" w:cs="宋体"/>
        </w:rPr>
      </w:pPr>
      <w:r>
        <w:rPr>
          <w:rFonts w:ascii="宋体" w:hAnsi="宋体" w:cs="宋体" w:hint="eastAsia"/>
        </w:rPr>
        <w:t>[7]戴琪华,戴曙光,穆平安.</w:t>
      </w:r>
      <w:proofErr w:type="spellStart"/>
      <w:r>
        <w:rPr>
          <w:rFonts w:ascii="宋体" w:hAnsi="宋体" w:cs="宋体" w:hint="eastAsia"/>
        </w:rPr>
        <w:t>uCOS</w:t>
      </w:r>
      <w:proofErr w:type="spellEnd"/>
      <w:r>
        <w:rPr>
          <w:rFonts w:ascii="宋体" w:hAnsi="宋体" w:cs="宋体" w:hint="eastAsia"/>
        </w:rPr>
        <w:t>实时响应问题的解决方法[J].上海理工大学学报,2002(01):73-75.</w:t>
      </w:r>
    </w:p>
    <w:p w14:paraId="2D4486E0" w14:textId="77777777" w:rsidR="00037415" w:rsidRDefault="00234A3F">
      <w:pPr>
        <w:rPr>
          <w:rFonts w:ascii="宋体" w:hAnsi="宋体" w:cs="宋体"/>
        </w:rPr>
      </w:pPr>
      <w:r>
        <w:rPr>
          <w:rFonts w:ascii="宋体" w:hAnsi="宋体" w:cs="宋体" w:hint="eastAsia"/>
        </w:rPr>
        <w:t>[8]刘淼,王田苗,魏洪兴.基于</w:t>
      </w:r>
      <w:proofErr w:type="spellStart"/>
      <w:r>
        <w:rPr>
          <w:rFonts w:ascii="宋体" w:hAnsi="宋体" w:cs="宋体" w:hint="eastAsia"/>
        </w:rPr>
        <w:t>uCOS</w:t>
      </w:r>
      <w:proofErr w:type="spellEnd"/>
      <w:r>
        <w:rPr>
          <w:rFonts w:ascii="宋体" w:hAnsi="宋体" w:cs="宋体" w:hint="eastAsia"/>
        </w:rPr>
        <w:t>-II的嵌入式数控系统实时性分析[J].计算机工程,2006(22):228-230+232.</w:t>
      </w:r>
    </w:p>
    <w:p w14:paraId="38F70A9B" w14:textId="77777777" w:rsidR="00037415" w:rsidRDefault="00234A3F">
      <w:pPr>
        <w:rPr>
          <w:rFonts w:ascii="宋体" w:hAnsi="宋体" w:cs="宋体"/>
        </w:rPr>
      </w:pPr>
      <w:r>
        <w:rPr>
          <w:rFonts w:ascii="宋体" w:hAnsi="宋体" w:cs="宋体" w:hint="eastAsia"/>
        </w:rPr>
        <w:t>[9]许永康.RS-232转RS-485网络的通信[J].微计算机信息,2007(10):234-235+248.</w:t>
      </w:r>
    </w:p>
    <w:p w14:paraId="785E9DDE" w14:textId="77777777" w:rsidR="00037415" w:rsidRDefault="00234A3F">
      <w:pPr>
        <w:rPr>
          <w:rFonts w:ascii="宋体" w:hAnsi="宋体" w:cs="宋体"/>
        </w:rPr>
      </w:pPr>
      <w:r>
        <w:rPr>
          <w:rFonts w:ascii="宋体" w:hAnsi="宋体" w:cs="宋体" w:hint="eastAsia"/>
        </w:rPr>
        <w:t>[10]江正战.串行通信接口标准RS-423/422/485及其应用[J].电子技术应用,1994(09):27-30.</w:t>
      </w:r>
    </w:p>
    <w:p w14:paraId="60DB4B60" w14:textId="77777777" w:rsidR="00037415" w:rsidRDefault="00234A3F">
      <w:pPr>
        <w:rPr>
          <w:rFonts w:ascii="宋体" w:hAnsi="宋体" w:cs="宋体"/>
        </w:rPr>
      </w:pPr>
      <w:r>
        <w:rPr>
          <w:rFonts w:ascii="宋体" w:hAnsi="宋体" w:cs="宋体" w:hint="eastAsia"/>
        </w:rPr>
        <w:t>[11]闫成华,周余,都思丹.基于嵌入式Linux的RS485通信协议[J].计算机工程,2008(11):284-286.</w:t>
      </w:r>
    </w:p>
    <w:p w14:paraId="57E79A49" w14:textId="77777777" w:rsidR="00037415" w:rsidRDefault="00234A3F">
      <w:pPr>
        <w:rPr>
          <w:rFonts w:ascii="宋体" w:hAnsi="宋体" w:cs="宋体"/>
        </w:rPr>
      </w:pPr>
      <w:r>
        <w:rPr>
          <w:rFonts w:ascii="宋体" w:hAnsi="宋体" w:cs="宋体" w:hint="eastAsia"/>
        </w:rPr>
        <w:t>[12]黄庆梅,赵达尊,郭婧.LCD液晶显示器的颜色特性研究[J].光学技</w:t>
      </w:r>
      <w:r>
        <w:rPr>
          <w:rFonts w:ascii="宋体" w:hAnsi="宋体" w:cs="宋体" w:hint="eastAsia"/>
        </w:rPr>
        <w:lastRenderedPageBreak/>
        <w:t>术,2005(02):85-87.</w:t>
      </w:r>
    </w:p>
    <w:p w14:paraId="6B16B863" w14:textId="77777777" w:rsidR="00037415" w:rsidRDefault="00234A3F">
      <w:pPr>
        <w:rPr>
          <w:rFonts w:ascii="宋体" w:hAnsi="宋体" w:cs="宋体"/>
        </w:rPr>
      </w:pPr>
      <w:r>
        <w:rPr>
          <w:rFonts w:ascii="宋体" w:hAnsi="宋体" w:cs="宋体" w:hint="eastAsia"/>
        </w:rPr>
        <w:t>[13]吴登峰,张志敏,安虹.片上LCD控制器的设计与实现[J].计算机工程与应用,2004(32):109-111+143.</w:t>
      </w:r>
    </w:p>
    <w:p w14:paraId="61AC8DF2" w14:textId="77777777" w:rsidR="00037415" w:rsidRDefault="00234A3F">
      <w:pPr>
        <w:rPr>
          <w:rFonts w:ascii="宋体" w:hAnsi="宋体" w:cs="宋体"/>
        </w:rPr>
      </w:pPr>
      <w:r>
        <w:rPr>
          <w:rFonts w:ascii="宋体" w:hAnsi="宋体" w:cs="宋体" w:hint="eastAsia"/>
        </w:rPr>
        <w:t>[14]张洋.原子教你玩STM32[M].北京航空航天大学出版社,2015:583.</w:t>
      </w:r>
    </w:p>
    <w:p w14:paraId="33CE70FB" w14:textId="77777777" w:rsidR="00037415" w:rsidRDefault="00234A3F">
      <w:pPr>
        <w:rPr>
          <w:rFonts w:ascii="宋体" w:hAnsi="宋体" w:cs="宋体"/>
        </w:rPr>
      </w:pPr>
      <w:r>
        <w:rPr>
          <w:rFonts w:ascii="宋体" w:hAnsi="宋体" w:cs="宋体" w:hint="eastAsia"/>
        </w:rPr>
        <w:t>[15]李宁.基于MDK的STM32处理器开发应用[M].北京航空航天大学出版社,2008:519.</w:t>
      </w:r>
    </w:p>
    <w:p w14:paraId="11D10E86" w14:textId="77777777" w:rsidR="00037415" w:rsidRDefault="00234A3F">
      <w:pPr>
        <w:rPr>
          <w:rFonts w:ascii="仿宋_GB2312" w:eastAsia="仿宋_GB2312"/>
          <w:sz w:val="28"/>
          <w:szCs w:val="28"/>
        </w:rPr>
      </w:pPr>
      <w:r>
        <w:rPr>
          <w:rFonts w:ascii="宋体" w:hAnsi="宋体" w:cs="宋体" w:hint="eastAsia"/>
        </w:rPr>
        <w:t>[16]李志明.STM32嵌入式系统开发实战指南[M].机械工业出版社,2013:320</w:t>
      </w:r>
    </w:p>
    <w:p w14:paraId="1C26ED25" w14:textId="77777777" w:rsidR="00037415" w:rsidRDefault="00037415">
      <w:pPr>
        <w:ind w:firstLine="560"/>
        <w:rPr>
          <w:rFonts w:ascii="仿宋_GB2312" w:eastAsia="仿宋_GB2312"/>
          <w:sz w:val="28"/>
          <w:szCs w:val="28"/>
        </w:rPr>
      </w:pPr>
    </w:p>
    <w:p w14:paraId="1C645C57" w14:textId="77777777" w:rsidR="00037415" w:rsidRDefault="00037415">
      <w:pPr>
        <w:ind w:firstLine="560"/>
        <w:rPr>
          <w:rFonts w:ascii="仿宋_GB2312" w:eastAsia="仿宋_GB2312"/>
          <w:sz w:val="28"/>
          <w:szCs w:val="28"/>
        </w:rPr>
      </w:pPr>
    </w:p>
    <w:p w14:paraId="51373C69" w14:textId="77777777" w:rsidR="00037415" w:rsidRDefault="00037415">
      <w:pPr>
        <w:ind w:firstLine="560"/>
        <w:rPr>
          <w:rFonts w:ascii="仿宋_GB2312" w:eastAsia="仿宋_GB2312"/>
          <w:sz w:val="28"/>
          <w:szCs w:val="28"/>
        </w:rPr>
      </w:pPr>
    </w:p>
    <w:p w14:paraId="4F157AEF" w14:textId="77777777" w:rsidR="00037415" w:rsidRDefault="00037415">
      <w:pPr>
        <w:ind w:firstLine="560"/>
        <w:rPr>
          <w:rFonts w:ascii="仿宋_GB2312" w:eastAsia="仿宋_GB2312"/>
          <w:sz w:val="28"/>
          <w:szCs w:val="28"/>
        </w:rPr>
      </w:pPr>
    </w:p>
    <w:p w14:paraId="061A0728" w14:textId="77777777" w:rsidR="00037415" w:rsidRDefault="00037415">
      <w:pPr>
        <w:ind w:firstLine="560"/>
        <w:rPr>
          <w:rFonts w:ascii="仿宋_GB2312" w:eastAsia="仿宋_GB2312"/>
          <w:sz w:val="28"/>
          <w:szCs w:val="28"/>
        </w:rPr>
      </w:pPr>
    </w:p>
    <w:p w14:paraId="2F914553" w14:textId="77777777" w:rsidR="00037415" w:rsidRDefault="00037415">
      <w:pPr>
        <w:ind w:firstLine="560"/>
        <w:rPr>
          <w:rFonts w:ascii="仿宋_GB2312" w:eastAsia="仿宋_GB2312"/>
          <w:sz w:val="28"/>
          <w:szCs w:val="28"/>
        </w:rPr>
      </w:pPr>
    </w:p>
    <w:p w14:paraId="731D590A" w14:textId="77777777" w:rsidR="00037415" w:rsidRDefault="00037415">
      <w:pPr>
        <w:ind w:firstLine="560"/>
        <w:rPr>
          <w:rFonts w:ascii="仿宋_GB2312" w:eastAsia="仿宋_GB2312"/>
          <w:sz w:val="28"/>
          <w:szCs w:val="28"/>
        </w:rPr>
      </w:pPr>
    </w:p>
    <w:p w14:paraId="47EDD74F" w14:textId="77777777" w:rsidR="00037415" w:rsidRDefault="00037415">
      <w:pPr>
        <w:ind w:firstLine="560"/>
        <w:rPr>
          <w:rFonts w:ascii="仿宋_GB2312" w:eastAsia="仿宋_GB2312"/>
          <w:sz w:val="28"/>
          <w:szCs w:val="28"/>
        </w:rPr>
      </w:pPr>
    </w:p>
    <w:p w14:paraId="0A69C326" w14:textId="77777777" w:rsidR="00037415" w:rsidRDefault="00037415">
      <w:pPr>
        <w:ind w:firstLine="560"/>
        <w:rPr>
          <w:rFonts w:ascii="仿宋_GB2312" w:eastAsia="仿宋_GB2312"/>
          <w:sz w:val="28"/>
          <w:szCs w:val="28"/>
        </w:rPr>
      </w:pPr>
    </w:p>
    <w:p w14:paraId="16704D4B" w14:textId="77777777" w:rsidR="00037415" w:rsidRDefault="00037415">
      <w:pPr>
        <w:ind w:firstLine="560"/>
        <w:rPr>
          <w:rFonts w:ascii="仿宋_GB2312" w:eastAsia="仿宋_GB2312"/>
          <w:sz w:val="28"/>
          <w:szCs w:val="28"/>
        </w:rPr>
      </w:pPr>
    </w:p>
    <w:p w14:paraId="6D51EA78" w14:textId="77777777" w:rsidR="00037415" w:rsidRDefault="00037415">
      <w:pPr>
        <w:ind w:firstLine="560"/>
        <w:rPr>
          <w:rFonts w:ascii="仿宋_GB2312" w:eastAsia="仿宋_GB2312"/>
          <w:sz w:val="28"/>
          <w:szCs w:val="28"/>
        </w:rPr>
      </w:pPr>
    </w:p>
    <w:p w14:paraId="7A9CEE95" w14:textId="77777777" w:rsidR="00037415" w:rsidRDefault="00037415">
      <w:pPr>
        <w:ind w:firstLine="560"/>
        <w:rPr>
          <w:rFonts w:ascii="仿宋_GB2312" w:eastAsia="仿宋_GB2312"/>
          <w:sz w:val="28"/>
          <w:szCs w:val="28"/>
        </w:rPr>
      </w:pPr>
    </w:p>
    <w:p w14:paraId="7179C708" w14:textId="77777777" w:rsidR="00037415" w:rsidRDefault="00037415">
      <w:pPr>
        <w:ind w:firstLine="560"/>
        <w:rPr>
          <w:rFonts w:ascii="仿宋_GB2312" w:eastAsia="仿宋_GB2312"/>
          <w:sz w:val="28"/>
          <w:szCs w:val="28"/>
        </w:rPr>
      </w:pPr>
    </w:p>
    <w:p w14:paraId="67D57650" w14:textId="77777777" w:rsidR="00037415" w:rsidRDefault="00037415">
      <w:pPr>
        <w:widowControl/>
        <w:jc w:val="left"/>
        <w:rPr>
          <w:rFonts w:ascii="宋体" w:hAnsi="宋体" w:cs="宋体"/>
          <w:color w:val="000000"/>
          <w:kern w:val="0"/>
        </w:rPr>
      </w:pPr>
    </w:p>
    <w:sectPr w:rsidR="0003741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赵 志桓" w:date="2019-04-14T23:59:00Z" w:initials="赵">
    <w:p w14:paraId="45316BFD" w14:textId="77777777" w:rsidR="00234A3F" w:rsidRDefault="00234A3F">
      <w:pPr>
        <w:pStyle w:val="ae"/>
        <w:ind w:firstLine="420"/>
      </w:pPr>
      <w:r>
        <w:rPr>
          <w:rStyle w:val="ad"/>
        </w:rPr>
        <w:annotationRef/>
      </w:r>
      <w:r>
        <w:rPr>
          <w:rFonts w:hint="eastAsia"/>
        </w:rPr>
        <w:t>整体语句口语化严重，需要进一步提炼</w:t>
      </w:r>
    </w:p>
  </w:comment>
  <w:comment w:id="23" w:author="赵 志桓" w:date="2019-04-14T23:59:00Z" w:initials="赵">
    <w:p w14:paraId="14088F7F" w14:textId="77777777" w:rsidR="00234A3F" w:rsidRDefault="00234A3F">
      <w:pPr>
        <w:pStyle w:val="ae"/>
        <w:ind w:firstLine="420"/>
      </w:pPr>
      <w:r>
        <w:rPr>
          <w:rStyle w:val="ad"/>
        </w:rPr>
        <w:annotationRef/>
      </w:r>
      <w:r>
        <w:rPr>
          <w:rFonts w:hint="eastAsia"/>
        </w:rPr>
        <w:t>需要至少</w:t>
      </w:r>
      <w:r>
        <w:rPr>
          <w:rFonts w:hint="eastAsia"/>
        </w:rPr>
        <w:t>5</w:t>
      </w:r>
      <w:r>
        <w:rPr>
          <w:rFonts w:hint="eastAsia"/>
        </w:rPr>
        <w:t>个关键字</w:t>
      </w:r>
    </w:p>
  </w:comment>
  <w:comment w:id="25" w:author="赵 志桓" w:date="2019-04-15T00:00:00Z" w:initials="赵">
    <w:p w14:paraId="2775B2A9" w14:textId="77777777" w:rsidR="00234A3F" w:rsidRDefault="00234A3F">
      <w:pPr>
        <w:pStyle w:val="ae"/>
        <w:ind w:firstLine="420"/>
        <w:rPr>
          <w:rFonts w:hint="eastAsia"/>
        </w:rPr>
      </w:pPr>
      <w:r>
        <w:rPr>
          <w:rStyle w:val="ad"/>
        </w:rPr>
        <w:annotationRef/>
      </w:r>
      <w:r>
        <w:rPr>
          <w:rFonts w:hint="eastAsia"/>
        </w:rPr>
        <w:t>修改完毕中文后，翻译成英文，英文中标点符号不应该为中国格式，因为英文格式，翻译整体不准确。</w:t>
      </w:r>
    </w:p>
  </w:comment>
  <w:comment w:id="29" w:author="赵 志桓" w:date="2019-04-15T00:03:00Z" w:initials="赵">
    <w:p w14:paraId="6953C7B9" w14:textId="77777777" w:rsidR="00234A3F" w:rsidRDefault="00234A3F">
      <w:pPr>
        <w:pStyle w:val="ae"/>
        <w:ind w:firstLine="420"/>
        <w:rPr>
          <w:rFonts w:hint="eastAsia"/>
        </w:rPr>
      </w:pPr>
      <w:r>
        <w:rPr>
          <w:rStyle w:val="ad"/>
        </w:rPr>
        <w:annotationRef/>
      </w:r>
      <w:r>
        <w:rPr>
          <w:rFonts w:hint="eastAsia"/>
        </w:rPr>
        <w:t>这应该是物联网和人工智能发展的产物，建议添加此方面的背景</w:t>
      </w:r>
    </w:p>
  </w:comment>
  <w:comment w:id="30" w:author="赵 志桓" w:date="2019-04-15T00:04:00Z" w:initials="赵">
    <w:p w14:paraId="4E21E53D" w14:textId="77777777" w:rsidR="00234A3F" w:rsidRDefault="00234A3F">
      <w:pPr>
        <w:pStyle w:val="ae"/>
        <w:ind w:firstLine="420"/>
        <w:rPr>
          <w:rFonts w:hint="eastAsia"/>
        </w:rPr>
      </w:pPr>
      <w:r>
        <w:rPr>
          <w:rStyle w:val="ad"/>
        </w:rPr>
        <w:annotationRef/>
      </w:r>
      <w:r>
        <w:rPr>
          <w:rFonts w:hint="eastAsia"/>
        </w:rPr>
        <w:t>问题没有分析到市场的痛点</w:t>
      </w:r>
    </w:p>
  </w:comment>
  <w:comment w:id="32" w:author="赵 志桓" w:date="2019-04-15T00:05:00Z" w:initials="赵">
    <w:p w14:paraId="29082E95" w14:textId="51C2452D" w:rsidR="00234A3F" w:rsidRDefault="00234A3F">
      <w:pPr>
        <w:pStyle w:val="ae"/>
        <w:ind w:firstLine="420"/>
      </w:pPr>
      <w:r>
        <w:rPr>
          <w:rStyle w:val="ad"/>
        </w:rPr>
        <w:annotationRef/>
      </w:r>
      <w:r>
        <w:rPr>
          <w:rFonts w:hint="eastAsia"/>
        </w:rPr>
        <w:t>此处应该有引用出处</w:t>
      </w:r>
    </w:p>
  </w:comment>
  <w:comment w:id="33" w:author="赵 志桓" w:date="2019-04-15T00:06:00Z" w:initials="赵">
    <w:p w14:paraId="622375E0" w14:textId="11BCD47C" w:rsidR="000818E6" w:rsidRDefault="000818E6">
      <w:pPr>
        <w:pStyle w:val="ae"/>
        <w:ind w:firstLine="420"/>
      </w:pPr>
      <w:r>
        <w:rPr>
          <w:rStyle w:val="ad"/>
        </w:rPr>
        <w:annotationRef/>
      </w:r>
      <w:r>
        <w:rPr>
          <w:rFonts w:hint="eastAsia"/>
        </w:rPr>
        <w:t>抄袭严重</w:t>
      </w:r>
    </w:p>
  </w:comment>
  <w:comment w:id="34" w:author="赵 志桓" w:date="2019-04-15T00:06:00Z" w:initials="赵">
    <w:p w14:paraId="1430470E" w14:textId="56920F46" w:rsidR="000818E6" w:rsidRDefault="000818E6" w:rsidP="000818E6">
      <w:pPr>
        <w:pStyle w:val="ae"/>
        <w:ind w:firstLine="420"/>
        <w:rPr>
          <w:rFonts w:hint="eastAsia"/>
        </w:rPr>
      </w:pPr>
      <w:r>
        <w:rPr>
          <w:rStyle w:val="ad"/>
        </w:rPr>
        <w:annotationRef/>
      </w:r>
      <w:r>
        <w:rPr>
          <w:rFonts w:hint="eastAsia"/>
        </w:rPr>
        <w:t>国家什么政策支持，需要说明</w:t>
      </w:r>
    </w:p>
  </w:comment>
  <w:comment w:id="36" w:author="赵 志桓" w:date="2019-04-15T00:07:00Z" w:initials="赵">
    <w:p w14:paraId="3C60CED7" w14:textId="013EE436" w:rsidR="000818E6" w:rsidRDefault="000818E6">
      <w:pPr>
        <w:pStyle w:val="ae"/>
        <w:ind w:firstLine="420"/>
      </w:pPr>
      <w:r>
        <w:rPr>
          <w:rStyle w:val="ad"/>
        </w:rPr>
        <w:annotationRef/>
      </w:r>
      <w:r>
        <w:rPr>
          <w:rFonts w:hint="eastAsia"/>
        </w:rPr>
        <w:t>既然提出了方向，后面不要说是改进，可以说方面</w:t>
      </w:r>
    </w:p>
  </w:comment>
  <w:comment w:id="40" w:author="赵 志桓" w:date="2019-04-15T00:08:00Z" w:initials="赵">
    <w:p w14:paraId="0DF93BF0" w14:textId="1FEA5357" w:rsidR="000818E6" w:rsidRDefault="000818E6">
      <w:pPr>
        <w:pStyle w:val="ae"/>
        <w:ind w:firstLine="420"/>
        <w:rPr>
          <w:rFonts w:hint="eastAsia"/>
        </w:rPr>
      </w:pPr>
      <w:r>
        <w:rPr>
          <w:rStyle w:val="ad"/>
        </w:rPr>
        <w:annotationRef/>
      </w:r>
      <w:r>
        <w:rPr>
          <w:rFonts w:hint="eastAsia"/>
        </w:rPr>
        <w:t>本部分简单几句话可以，这部分后续查重很难过</w:t>
      </w:r>
    </w:p>
  </w:comment>
  <w:comment w:id="42" w:author="赵 志桓" w:date="2019-04-15T00:09:00Z" w:initials="赵">
    <w:p w14:paraId="7B8BE3B4" w14:textId="4ED76E2B" w:rsidR="000818E6" w:rsidRDefault="000818E6">
      <w:pPr>
        <w:pStyle w:val="ae"/>
        <w:ind w:firstLine="420"/>
        <w:rPr>
          <w:rFonts w:hint="eastAsia"/>
        </w:rPr>
      </w:pPr>
      <w:r>
        <w:rPr>
          <w:rStyle w:val="ad"/>
        </w:rPr>
        <w:annotationRef/>
      </w:r>
      <w:r>
        <w:rPr>
          <w:rFonts w:hint="eastAsia"/>
        </w:rPr>
        <w:t>小标题和内容统一起来</w:t>
      </w:r>
    </w:p>
  </w:comment>
  <w:comment w:id="43" w:author="赵 志桓" w:date="2019-04-15T00:09:00Z" w:initials="赵">
    <w:p w14:paraId="39AA3B64" w14:textId="3222EB9F" w:rsidR="000818E6" w:rsidRDefault="000818E6">
      <w:pPr>
        <w:pStyle w:val="ae"/>
        <w:ind w:firstLine="420"/>
        <w:rPr>
          <w:rFonts w:hint="eastAsia"/>
        </w:rPr>
      </w:pPr>
      <w:r>
        <w:rPr>
          <w:rStyle w:val="ad"/>
        </w:rPr>
        <w:annotationRef/>
      </w:r>
      <w:r>
        <w:rPr>
          <w:rFonts w:hint="eastAsia"/>
        </w:rPr>
        <w:t>简单介绍，此部分一两句话带过</w:t>
      </w:r>
    </w:p>
  </w:comment>
  <w:comment w:id="44" w:author="赵 志桓" w:date="2019-04-15T00:10:00Z" w:initials="赵">
    <w:p w14:paraId="00B611A0" w14:textId="7BB9FBC2" w:rsidR="000818E6" w:rsidRDefault="000818E6" w:rsidP="000818E6">
      <w:pPr>
        <w:pStyle w:val="ae"/>
        <w:ind w:firstLine="420"/>
        <w:rPr>
          <w:rFonts w:hint="eastAsia"/>
        </w:rPr>
      </w:pPr>
      <w:r>
        <w:rPr>
          <w:rStyle w:val="ad"/>
        </w:rPr>
        <w:annotationRef/>
      </w:r>
      <w:r>
        <w:rPr>
          <w:rFonts w:hint="eastAsia"/>
        </w:rPr>
        <w:t>这个不是电路图，建议去掉</w:t>
      </w:r>
    </w:p>
  </w:comment>
  <w:comment w:id="46" w:author="赵 志桓" w:date="2019-04-15T00:11:00Z" w:initials="赵">
    <w:p w14:paraId="719A9D40" w14:textId="0C1509F1" w:rsidR="00914A81" w:rsidRDefault="00914A81">
      <w:pPr>
        <w:pStyle w:val="ae"/>
        <w:ind w:firstLine="420"/>
      </w:pPr>
      <w:r>
        <w:rPr>
          <w:rStyle w:val="ad"/>
        </w:rPr>
        <w:annotationRef/>
      </w:r>
      <w:r>
        <w:rPr>
          <w:rFonts w:hint="eastAsia"/>
        </w:rPr>
        <w:t>与上面一样</w:t>
      </w:r>
    </w:p>
  </w:comment>
  <w:comment w:id="48" w:author="赵 志桓" w:date="2019-04-15T00:11:00Z" w:initials="赵">
    <w:p w14:paraId="1E2B24CA" w14:textId="51AB4B88" w:rsidR="00914A81" w:rsidRDefault="00914A81">
      <w:pPr>
        <w:pStyle w:val="ae"/>
        <w:ind w:firstLine="420"/>
        <w:rPr>
          <w:rFonts w:hint="eastAsia"/>
        </w:rPr>
      </w:pPr>
      <w:r>
        <w:rPr>
          <w:rStyle w:val="ad"/>
        </w:rPr>
        <w:annotationRef/>
      </w:r>
      <w:r>
        <w:rPr>
          <w:rFonts w:hint="eastAsia"/>
        </w:rPr>
        <w:t>图自己使用</w:t>
      </w:r>
      <w:r>
        <w:rPr>
          <w:rFonts w:hint="eastAsia"/>
        </w:rPr>
        <w:t>V</w:t>
      </w:r>
      <w:r>
        <w:t>ISO</w:t>
      </w:r>
      <w:r>
        <w:rPr>
          <w:rFonts w:hint="eastAsia"/>
        </w:rPr>
        <w:t>重新画，介绍太多</w:t>
      </w:r>
    </w:p>
  </w:comment>
  <w:comment w:id="51" w:author="赵 志桓" w:date="2019-04-15T00:11:00Z" w:initials="赵">
    <w:p w14:paraId="76D1BEC2" w14:textId="77777777" w:rsidR="00914A81" w:rsidRDefault="00914A81">
      <w:pPr>
        <w:pStyle w:val="ae"/>
        <w:ind w:firstLine="420"/>
      </w:pPr>
      <w:r>
        <w:rPr>
          <w:rStyle w:val="ad"/>
        </w:rPr>
        <w:annotationRef/>
      </w:r>
      <w:r>
        <w:rPr>
          <w:rFonts w:hint="eastAsia"/>
        </w:rPr>
        <w:t>不需要这么多介绍，几句带过即可，中断介绍自己的工作</w:t>
      </w:r>
    </w:p>
    <w:p w14:paraId="337D8B68" w14:textId="6024976B" w:rsidR="00914A81" w:rsidRDefault="00914A81" w:rsidP="00914A81">
      <w:pPr>
        <w:pStyle w:val="ae"/>
        <w:ind w:firstLineChars="0" w:firstLine="0"/>
        <w:rPr>
          <w:rFonts w:hint="eastAsia"/>
        </w:rPr>
      </w:pPr>
    </w:p>
  </w:comment>
  <w:comment w:id="59" w:author="赵 志桓" w:date="2019-04-15T00:12:00Z" w:initials="赵">
    <w:p w14:paraId="678FFEFA" w14:textId="735F4C0D" w:rsidR="00914A81" w:rsidRDefault="00914A81">
      <w:pPr>
        <w:pStyle w:val="ae"/>
        <w:ind w:firstLine="420"/>
      </w:pPr>
      <w:r>
        <w:rPr>
          <w:rStyle w:val="ad"/>
        </w:rPr>
        <w:annotationRef/>
      </w:r>
      <w:r>
        <w:rPr>
          <w:rFonts w:hint="eastAsia"/>
        </w:rPr>
        <w:t>同</w:t>
      </w:r>
      <w:r>
        <w:rPr>
          <w:rFonts w:hint="eastAsia"/>
        </w:rPr>
        <w:t>2</w:t>
      </w:r>
      <w:r>
        <w:t>.5</w:t>
      </w:r>
    </w:p>
  </w:comment>
  <w:comment w:id="62" w:author="赵 志桓" w:date="2019-04-15T00:12:00Z" w:initials="赵">
    <w:p w14:paraId="29F57FA4" w14:textId="1C306756" w:rsidR="00914A81" w:rsidRDefault="00914A81">
      <w:pPr>
        <w:pStyle w:val="ae"/>
        <w:ind w:firstLine="420"/>
      </w:pPr>
      <w:r>
        <w:rPr>
          <w:rStyle w:val="ad"/>
        </w:rPr>
        <w:annotationRef/>
      </w:r>
      <w:r>
        <w:rPr>
          <w:rFonts w:hint="eastAsia"/>
        </w:rPr>
        <w:t>此部分是重点，需要展开写。需要进行第一步：设计电路，包含电路图，第二步，进行电路图进行硬件选择。程序需要在软件设计中体现</w:t>
      </w:r>
    </w:p>
  </w:comment>
  <w:comment w:id="65" w:author="赵 志桓" w:date="2019-04-15T00:15:00Z" w:initials="赵">
    <w:p w14:paraId="07F91D12" w14:textId="43C9E8C9" w:rsidR="00914A81" w:rsidRDefault="00914A81">
      <w:pPr>
        <w:pStyle w:val="ae"/>
        <w:ind w:firstLine="420"/>
        <w:rPr>
          <w:rFonts w:hint="eastAsia"/>
        </w:rPr>
      </w:pPr>
      <w:r>
        <w:rPr>
          <w:rStyle w:val="ad"/>
        </w:rPr>
        <w:annotationRef/>
      </w:r>
      <w:r>
        <w:rPr>
          <w:rFonts w:hint="eastAsia"/>
        </w:rPr>
        <w:t>图重新画，需要真个电路图设计</w:t>
      </w:r>
    </w:p>
  </w:comment>
  <w:comment w:id="66" w:author="赵 志桓" w:date="2019-04-15T00:15:00Z" w:initials="赵">
    <w:p w14:paraId="33F44761" w14:textId="26DA829D" w:rsidR="00914A81" w:rsidRDefault="00914A81">
      <w:pPr>
        <w:pStyle w:val="ae"/>
        <w:ind w:firstLine="420"/>
        <w:rPr>
          <w:rFonts w:hint="eastAsia"/>
        </w:rPr>
      </w:pPr>
      <w:r>
        <w:rPr>
          <w:rStyle w:val="ad"/>
        </w:rPr>
        <w:annotationRef/>
      </w:r>
      <w:r>
        <w:rPr>
          <w:rFonts w:hint="eastAsia"/>
        </w:rPr>
        <w:t>此部分不要软件设计，多余，这也不是你的设计</w:t>
      </w:r>
    </w:p>
  </w:comment>
  <w:comment w:id="68" w:author="赵 志桓" w:date="2019-04-15T00:16:00Z" w:initials="赵">
    <w:p w14:paraId="27D1842C" w14:textId="1D91548A" w:rsidR="00914A81" w:rsidRDefault="00914A81">
      <w:pPr>
        <w:pStyle w:val="ae"/>
        <w:ind w:firstLine="420"/>
      </w:pPr>
      <w:r>
        <w:rPr>
          <w:rStyle w:val="ad"/>
        </w:rPr>
        <w:annotationRef/>
      </w:r>
      <w:r>
        <w:rPr>
          <w:rFonts w:hint="eastAsia"/>
        </w:rPr>
        <w:t>同上要求</w:t>
      </w:r>
    </w:p>
  </w:comment>
  <w:comment w:id="74" w:author="赵 志桓" w:date="2019-04-15T00:16:00Z" w:initials="赵">
    <w:p w14:paraId="25F1B966" w14:textId="793BAFAA" w:rsidR="00914A81" w:rsidRDefault="00914A81">
      <w:pPr>
        <w:pStyle w:val="ae"/>
        <w:ind w:firstLine="420"/>
        <w:rPr>
          <w:rFonts w:hint="eastAsia"/>
        </w:rPr>
      </w:pPr>
      <w:r>
        <w:rPr>
          <w:rStyle w:val="ad"/>
        </w:rPr>
        <w:annotationRef/>
      </w:r>
      <w:r>
        <w:rPr>
          <w:rFonts w:hint="eastAsia"/>
        </w:rPr>
        <w:t>此部分反而没有体现出自己的软件设计理念，设计思路，开头你说毕业设计是软件为主，但是看不出此部分是重点</w:t>
      </w:r>
      <w:r w:rsidR="00CC47FF">
        <w:rPr>
          <w:rFonts w:hint="eastAsia"/>
        </w:rPr>
        <w:t>，只有程序没有反复的工作的工作量，可以体现出自己的不同设计，结果的对比，选择最后的方案。</w:t>
      </w:r>
      <w:bookmarkStart w:id="75" w:name="_GoBack"/>
      <w:bookmarkEnd w:id="75"/>
    </w:p>
  </w:comment>
  <w:comment w:id="80" w:author="赵 志桓" w:date="2019-04-15T00:17:00Z" w:initials="赵">
    <w:p w14:paraId="58549413" w14:textId="77777777" w:rsidR="00914A81" w:rsidRDefault="00914A81">
      <w:pPr>
        <w:pStyle w:val="ae"/>
        <w:ind w:firstLine="420"/>
      </w:pPr>
      <w:r>
        <w:rPr>
          <w:rStyle w:val="ad"/>
        </w:rPr>
        <w:annotationRef/>
      </w:r>
      <w:r>
        <w:rPr>
          <w:rFonts w:hint="eastAsia"/>
        </w:rPr>
        <w:t>所有的图重新画</w:t>
      </w:r>
    </w:p>
    <w:p w14:paraId="725704B4" w14:textId="3B056085" w:rsidR="00914A81" w:rsidRDefault="00914A81">
      <w:pPr>
        <w:pStyle w:val="ae"/>
        <w:rPr>
          <w:rFonts w:hint="eastAsia"/>
        </w:rPr>
      </w:pPr>
    </w:p>
  </w:comment>
  <w:comment w:id="88" w:author="赵 志桓" w:date="2019-04-15T00:19:00Z" w:initials="赵">
    <w:p w14:paraId="0BC70B0B" w14:textId="21AF2797" w:rsidR="00914A81" w:rsidRDefault="00914A81">
      <w:pPr>
        <w:pStyle w:val="ae"/>
        <w:ind w:firstLine="420"/>
      </w:pPr>
      <w:r>
        <w:rPr>
          <w:rStyle w:val="ad"/>
        </w:rPr>
        <w:annotationRef/>
      </w:r>
      <w:r>
        <w:rPr>
          <w:rFonts w:hint="eastAsia"/>
        </w:rPr>
        <w:t>此部分可以不要</w:t>
      </w:r>
    </w:p>
  </w:comment>
  <w:comment w:id="95" w:author="赵 志桓" w:date="2019-04-15T00:18:00Z" w:initials="赵">
    <w:p w14:paraId="6DB336F1" w14:textId="6861D220" w:rsidR="00914A81" w:rsidRDefault="00914A81" w:rsidP="00914A81">
      <w:pPr>
        <w:pStyle w:val="ae"/>
        <w:ind w:firstLine="420"/>
        <w:rPr>
          <w:rFonts w:hint="eastAsia"/>
        </w:rPr>
      </w:pPr>
      <w:r>
        <w:rPr>
          <w:rStyle w:val="ad"/>
        </w:rPr>
        <w:annotationRef/>
      </w:r>
      <w:r>
        <w:rPr>
          <w:rFonts w:hint="eastAsia"/>
        </w:rPr>
        <w:t>需要体现自己设计达到了什么程度，比市场的产品有哪些优点，怎么表现出来的</w:t>
      </w:r>
    </w:p>
  </w:comment>
  <w:comment w:id="98" w:author="赵 志桓" w:date="2019-04-15T00:18:00Z" w:initials="赵">
    <w:p w14:paraId="0192898A" w14:textId="77777777" w:rsidR="00914A81" w:rsidRDefault="00914A81">
      <w:pPr>
        <w:pStyle w:val="ae"/>
        <w:ind w:firstLine="420"/>
      </w:pPr>
      <w:r>
        <w:rPr>
          <w:rStyle w:val="ad"/>
        </w:rPr>
        <w:annotationRef/>
      </w:r>
      <w:r>
        <w:rPr>
          <w:rFonts w:hint="eastAsia"/>
        </w:rPr>
        <w:t>没看到你的出处在哪？</w:t>
      </w:r>
    </w:p>
    <w:p w14:paraId="3FC17ADD" w14:textId="6F789FAC" w:rsidR="00914A81" w:rsidRDefault="00914A81">
      <w:pPr>
        <w:pStyle w:val="ae"/>
        <w:rPr>
          <w:rFonts w:hint="eastAsia"/>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316BFD" w15:done="0"/>
  <w15:commentEx w15:paraId="14088F7F" w15:done="0"/>
  <w15:commentEx w15:paraId="2775B2A9" w15:done="0"/>
  <w15:commentEx w15:paraId="6953C7B9" w15:done="0"/>
  <w15:commentEx w15:paraId="4E21E53D" w15:done="0"/>
  <w15:commentEx w15:paraId="29082E95" w15:done="0"/>
  <w15:commentEx w15:paraId="622375E0" w15:done="0"/>
  <w15:commentEx w15:paraId="1430470E" w15:done="0"/>
  <w15:commentEx w15:paraId="3C60CED7" w15:done="0"/>
  <w15:commentEx w15:paraId="0DF93BF0" w15:done="0"/>
  <w15:commentEx w15:paraId="7B8BE3B4" w15:done="0"/>
  <w15:commentEx w15:paraId="39AA3B64" w15:done="0"/>
  <w15:commentEx w15:paraId="00B611A0" w15:done="0"/>
  <w15:commentEx w15:paraId="719A9D40" w15:done="0"/>
  <w15:commentEx w15:paraId="1E2B24CA" w15:done="0"/>
  <w15:commentEx w15:paraId="337D8B68" w15:done="0"/>
  <w15:commentEx w15:paraId="678FFEFA" w15:done="0"/>
  <w15:commentEx w15:paraId="29F57FA4" w15:done="0"/>
  <w15:commentEx w15:paraId="07F91D12" w15:done="0"/>
  <w15:commentEx w15:paraId="33F44761" w15:done="0"/>
  <w15:commentEx w15:paraId="27D1842C" w15:done="0"/>
  <w15:commentEx w15:paraId="25F1B966" w15:done="0"/>
  <w15:commentEx w15:paraId="725704B4" w15:done="0"/>
  <w15:commentEx w15:paraId="0BC70B0B" w15:done="0"/>
  <w15:commentEx w15:paraId="6DB336F1" w15:done="0"/>
  <w15:commentEx w15:paraId="3FC17AD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316BFD" w16cid:durableId="205E47FC"/>
  <w16cid:commentId w16cid:paraId="14088F7F" w16cid:durableId="205E47E4"/>
  <w16cid:commentId w16cid:paraId="2775B2A9" w16cid:durableId="205E481F"/>
  <w16cid:commentId w16cid:paraId="6953C7B9" w16cid:durableId="205E48BE"/>
  <w16cid:commentId w16cid:paraId="4E21E53D" w16cid:durableId="205E48FC"/>
  <w16cid:commentId w16cid:paraId="29082E95" w16cid:durableId="205E4944"/>
  <w16cid:commentId w16cid:paraId="622375E0" w16cid:durableId="205E496F"/>
  <w16cid:commentId w16cid:paraId="1430470E" w16cid:durableId="205E497E"/>
  <w16cid:commentId w16cid:paraId="3C60CED7" w16cid:durableId="205E49BA"/>
  <w16cid:commentId w16cid:paraId="0DF93BF0" w16cid:durableId="205E49F2"/>
  <w16cid:commentId w16cid:paraId="7B8BE3B4" w16cid:durableId="205E4A26"/>
  <w16cid:commentId w16cid:paraId="39AA3B64" w16cid:durableId="205E4A50"/>
  <w16cid:commentId w16cid:paraId="00B611A0" w16cid:durableId="205E4A70"/>
  <w16cid:commentId w16cid:paraId="719A9D40" w16cid:durableId="205E4A99"/>
  <w16cid:commentId w16cid:paraId="1E2B24CA" w16cid:durableId="205E4AA5"/>
  <w16cid:commentId w16cid:paraId="337D8B68" w16cid:durableId="205E4AC8"/>
  <w16cid:commentId w16cid:paraId="678FFEFA" w16cid:durableId="205E4AFD"/>
  <w16cid:commentId w16cid:paraId="29F57FA4" w16cid:durableId="205E4B0A"/>
  <w16cid:commentId w16cid:paraId="07F91D12" w16cid:durableId="205E4B88"/>
  <w16cid:commentId w16cid:paraId="33F44761" w16cid:durableId="205E4B9E"/>
  <w16cid:commentId w16cid:paraId="27D1842C" w16cid:durableId="205E4BC5"/>
  <w16cid:commentId w16cid:paraId="25F1B966" w16cid:durableId="205E4BE4"/>
  <w16cid:commentId w16cid:paraId="725704B4" w16cid:durableId="205E4C20"/>
  <w16cid:commentId w16cid:paraId="0BC70B0B" w16cid:durableId="205E4CA9"/>
  <w16cid:commentId w16cid:paraId="6DB336F1" w16cid:durableId="205E4C6B"/>
  <w16cid:commentId w16cid:paraId="3FC17ADD" w16cid:durableId="205E4C5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E058439"/>
    <w:multiLevelType w:val="singleLevel"/>
    <w:tmpl w:val="9E058439"/>
    <w:lvl w:ilvl="0">
      <w:start w:val="4"/>
      <w:numFmt w:val="decimal"/>
      <w:lvlText w:val="%1."/>
      <w:lvlJc w:val="left"/>
      <w:pPr>
        <w:tabs>
          <w:tab w:val="left" w:pos="312"/>
        </w:tabs>
      </w:pPr>
    </w:lvl>
  </w:abstractNum>
  <w:abstractNum w:abstractNumId="1" w15:restartNumberingAfterBreak="0">
    <w:nsid w:val="07E6C873"/>
    <w:multiLevelType w:val="singleLevel"/>
    <w:tmpl w:val="07E6C873"/>
    <w:lvl w:ilvl="0">
      <w:start w:val="4"/>
      <w:numFmt w:val="decimal"/>
      <w:lvlText w:val="%1."/>
      <w:lvlJc w:val="left"/>
      <w:pPr>
        <w:tabs>
          <w:tab w:val="left" w:pos="312"/>
        </w:tabs>
      </w:pPr>
    </w:lvl>
  </w:abstractNum>
  <w:abstractNum w:abstractNumId="2" w15:restartNumberingAfterBreak="0">
    <w:nsid w:val="105D6543"/>
    <w:multiLevelType w:val="multilevel"/>
    <w:tmpl w:val="105D654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14157573"/>
    <w:multiLevelType w:val="singleLevel"/>
    <w:tmpl w:val="14157573"/>
    <w:lvl w:ilvl="0">
      <w:start w:val="1"/>
      <w:numFmt w:val="decimalEnclosedCircleChinese"/>
      <w:suff w:val="nothing"/>
      <w:lvlText w:val="%1　"/>
      <w:lvlJc w:val="left"/>
      <w:pPr>
        <w:ind w:left="0" w:firstLine="400"/>
      </w:pPr>
      <w:rPr>
        <w:rFonts w:hint="eastAsia"/>
      </w:rPr>
    </w:lvl>
  </w:abstractNum>
  <w:abstractNum w:abstractNumId="4" w15:restartNumberingAfterBreak="0">
    <w:nsid w:val="20CE2EEB"/>
    <w:multiLevelType w:val="singleLevel"/>
    <w:tmpl w:val="20CE2EEB"/>
    <w:lvl w:ilvl="0">
      <w:start w:val="1"/>
      <w:numFmt w:val="decimal"/>
      <w:lvlText w:val="(%1)"/>
      <w:lvlJc w:val="left"/>
      <w:pPr>
        <w:ind w:left="425" w:hanging="425"/>
      </w:pPr>
      <w:rPr>
        <w:rFonts w:hint="default"/>
      </w:rPr>
    </w:lvl>
  </w:abstractNum>
  <w:num w:numId="1">
    <w:abstractNumId w:val="1"/>
  </w:num>
  <w:num w:numId="2">
    <w:abstractNumId w:val="4"/>
  </w:num>
  <w:num w:numId="3">
    <w:abstractNumId w:val="0"/>
  </w:num>
  <w:num w:numId="4">
    <w:abstractNumId w:val="2"/>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赵 志桓">
    <w15:presenceInfo w15:providerId="Windows Live" w15:userId="f071df71429fe5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trackRevision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FD8"/>
    <w:rsid w:val="00037415"/>
    <w:rsid w:val="000818E6"/>
    <w:rsid w:val="001B3B4F"/>
    <w:rsid w:val="00234A3F"/>
    <w:rsid w:val="00573909"/>
    <w:rsid w:val="0069155F"/>
    <w:rsid w:val="006A3DF4"/>
    <w:rsid w:val="007773F6"/>
    <w:rsid w:val="00914A81"/>
    <w:rsid w:val="00B06AE3"/>
    <w:rsid w:val="00CC47FF"/>
    <w:rsid w:val="00D05D1A"/>
    <w:rsid w:val="00E15831"/>
    <w:rsid w:val="00E65FD8"/>
    <w:rsid w:val="02DD6FF2"/>
    <w:rsid w:val="03F959B6"/>
    <w:rsid w:val="057F1411"/>
    <w:rsid w:val="089F131B"/>
    <w:rsid w:val="0B7218CD"/>
    <w:rsid w:val="0CBF5A78"/>
    <w:rsid w:val="0FA83883"/>
    <w:rsid w:val="0FF65A16"/>
    <w:rsid w:val="12693708"/>
    <w:rsid w:val="129F1494"/>
    <w:rsid w:val="143606C3"/>
    <w:rsid w:val="14573641"/>
    <w:rsid w:val="149A5745"/>
    <w:rsid w:val="14FC4D11"/>
    <w:rsid w:val="184C7481"/>
    <w:rsid w:val="18903B2D"/>
    <w:rsid w:val="18B75052"/>
    <w:rsid w:val="1B6C252C"/>
    <w:rsid w:val="1E292A5B"/>
    <w:rsid w:val="1F730708"/>
    <w:rsid w:val="1FE5056C"/>
    <w:rsid w:val="200E3111"/>
    <w:rsid w:val="203B5668"/>
    <w:rsid w:val="20EA134F"/>
    <w:rsid w:val="2175760D"/>
    <w:rsid w:val="2231509F"/>
    <w:rsid w:val="22741901"/>
    <w:rsid w:val="22D00A25"/>
    <w:rsid w:val="25C64372"/>
    <w:rsid w:val="26817A31"/>
    <w:rsid w:val="27CA25BF"/>
    <w:rsid w:val="293A6E44"/>
    <w:rsid w:val="29704620"/>
    <w:rsid w:val="29F0161C"/>
    <w:rsid w:val="2A4606BD"/>
    <w:rsid w:val="2BCD79FB"/>
    <w:rsid w:val="2EB5408F"/>
    <w:rsid w:val="2EC25FAA"/>
    <w:rsid w:val="2FFB6B64"/>
    <w:rsid w:val="312E498B"/>
    <w:rsid w:val="318D2802"/>
    <w:rsid w:val="328A2D8A"/>
    <w:rsid w:val="330F35D1"/>
    <w:rsid w:val="33E05094"/>
    <w:rsid w:val="36364608"/>
    <w:rsid w:val="363F0A19"/>
    <w:rsid w:val="384924A5"/>
    <w:rsid w:val="394928BB"/>
    <w:rsid w:val="3A2679D6"/>
    <w:rsid w:val="3CB12725"/>
    <w:rsid w:val="3E1D4489"/>
    <w:rsid w:val="3F0824EE"/>
    <w:rsid w:val="40083D85"/>
    <w:rsid w:val="45610A9E"/>
    <w:rsid w:val="469E6E1E"/>
    <w:rsid w:val="49C45D6E"/>
    <w:rsid w:val="4A0E7308"/>
    <w:rsid w:val="4BFC2C8B"/>
    <w:rsid w:val="4DD2534D"/>
    <w:rsid w:val="509A3FBC"/>
    <w:rsid w:val="509C3C04"/>
    <w:rsid w:val="509D0CEC"/>
    <w:rsid w:val="54B711BC"/>
    <w:rsid w:val="550B06E4"/>
    <w:rsid w:val="59510FDF"/>
    <w:rsid w:val="595F2754"/>
    <w:rsid w:val="5BC579A0"/>
    <w:rsid w:val="5C514EF7"/>
    <w:rsid w:val="5CDB7FBE"/>
    <w:rsid w:val="5EBF7DA1"/>
    <w:rsid w:val="60400723"/>
    <w:rsid w:val="60A44A5B"/>
    <w:rsid w:val="63167E37"/>
    <w:rsid w:val="6341269C"/>
    <w:rsid w:val="634C168B"/>
    <w:rsid w:val="644D14CA"/>
    <w:rsid w:val="666E6E36"/>
    <w:rsid w:val="676E3650"/>
    <w:rsid w:val="682E079F"/>
    <w:rsid w:val="694563BD"/>
    <w:rsid w:val="697C77FD"/>
    <w:rsid w:val="6B100A21"/>
    <w:rsid w:val="6BCF1525"/>
    <w:rsid w:val="6EA21210"/>
    <w:rsid w:val="6FA20FCA"/>
    <w:rsid w:val="70284F69"/>
    <w:rsid w:val="719F0CDD"/>
    <w:rsid w:val="72666C3C"/>
    <w:rsid w:val="73646CD9"/>
    <w:rsid w:val="73BD7783"/>
    <w:rsid w:val="763E4576"/>
    <w:rsid w:val="775713E2"/>
    <w:rsid w:val="7762284C"/>
    <w:rsid w:val="784433A4"/>
    <w:rsid w:val="7873110A"/>
    <w:rsid w:val="7962573C"/>
    <w:rsid w:val="7B0469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2D2054D"/>
  <w15:docId w15:val="{D8F4BDAB-1BCA-42DC-8A72-EE91C41FB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qFormat="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ind w:firstLineChars="200" w:firstLine="480"/>
      <w:jc w:val="both"/>
    </w:pPr>
    <w:rPr>
      <w:kern w:val="2"/>
      <w:sz w:val="24"/>
      <w:szCs w:val="24"/>
    </w:rPr>
  </w:style>
  <w:style w:type="paragraph" w:styleId="1">
    <w:name w:val="heading 1"/>
    <w:basedOn w:val="TOC1"/>
    <w:next w:val="a"/>
    <w:link w:val="10"/>
    <w:uiPriority w:val="9"/>
    <w:qFormat/>
    <w:pPr>
      <w:keepNext/>
      <w:keepLines/>
      <w:ind w:firstLineChars="0" w:firstLine="0"/>
      <w:outlineLvl w:val="0"/>
    </w:pPr>
    <w:rPr>
      <w:rFonts w:eastAsia="黑体"/>
      <w:kern w:val="44"/>
      <w:sz w:val="28"/>
    </w:rPr>
  </w:style>
  <w:style w:type="paragraph" w:styleId="2">
    <w:name w:val="heading 2"/>
    <w:basedOn w:val="TOC1"/>
    <w:next w:val="a"/>
    <w:link w:val="20"/>
    <w:uiPriority w:val="9"/>
    <w:unhideWhenUsed/>
    <w:qFormat/>
    <w:pPr>
      <w:keepNext/>
      <w:keepLines/>
      <w:ind w:firstLineChars="0" w:firstLine="0"/>
      <w:outlineLvl w:val="1"/>
    </w:pPr>
    <w:rPr>
      <w:rFonts w:ascii="Arial" w:eastAsiaTheme="majorEastAsia" w:hAnsi="Arial"/>
      <w:sz w:val="28"/>
    </w:rPr>
  </w:style>
  <w:style w:type="paragraph" w:styleId="3">
    <w:name w:val="heading 3"/>
    <w:basedOn w:val="a"/>
    <w:next w:val="a"/>
    <w:link w:val="30"/>
    <w:uiPriority w:val="9"/>
    <w:unhideWhenUsed/>
    <w:qFormat/>
    <w:pPr>
      <w:keepNext/>
      <w:keepLines/>
      <w:outlineLvl w:val="2"/>
    </w:pPr>
    <w:rPr>
      <w:rFonts w:eastAsiaTheme="minorEastAsi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semiHidden/>
    <w:unhideWhenUsed/>
    <w:qFormat/>
  </w:style>
  <w:style w:type="paragraph" w:styleId="a3">
    <w:name w:val="table of authorities"/>
    <w:basedOn w:val="a"/>
    <w:next w:val="a"/>
    <w:uiPriority w:val="99"/>
    <w:semiHidden/>
    <w:unhideWhenUsed/>
    <w:qFormat/>
    <w:pPr>
      <w:ind w:leftChars="200" w:left="420"/>
    </w:pPr>
  </w:style>
  <w:style w:type="paragraph" w:styleId="TOC3">
    <w:name w:val="toc 3"/>
    <w:basedOn w:val="a"/>
    <w:next w:val="a"/>
    <w:uiPriority w:val="39"/>
    <w:semiHidden/>
    <w:unhideWhenUsed/>
    <w:qFormat/>
    <w:pPr>
      <w:ind w:leftChars="400" w:left="840"/>
    </w:pPr>
  </w:style>
  <w:style w:type="paragraph" w:styleId="a4">
    <w:name w:val="footer"/>
    <w:basedOn w:val="a"/>
    <w:link w:val="a5"/>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2">
    <w:name w:val="toc 2"/>
    <w:basedOn w:val="a"/>
    <w:next w:val="a"/>
    <w:uiPriority w:val="39"/>
    <w:semiHidden/>
    <w:unhideWhenUsed/>
    <w:qFormat/>
    <w:pPr>
      <w:ind w:leftChars="200" w:left="420"/>
    </w:p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8">
    <w:name w:val="Normal (Web)"/>
    <w:basedOn w:val="a"/>
    <w:uiPriority w:val="99"/>
    <w:semiHidden/>
    <w:unhideWhenUsed/>
    <w:qFormat/>
    <w:pPr>
      <w:spacing w:beforeAutospacing="1" w:afterAutospacing="1"/>
      <w:jc w:val="left"/>
    </w:pPr>
    <w:rPr>
      <w:kern w:val="0"/>
    </w:rPr>
  </w:style>
  <w:style w:type="character" w:styleId="a9">
    <w:name w:val="Hyperlink"/>
    <w:basedOn w:val="a0"/>
    <w:uiPriority w:val="99"/>
    <w:semiHidden/>
    <w:unhideWhenUsed/>
    <w:qFormat/>
    <w:rPr>
      <w:color w:val="0000FF"/>
      <w:u w:val="single"/>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character" w:customStyle="1" w:styleId="10">
    <w:name w:val="标题 1 字符"/>
    <w:link w:val="1"/>
    <w:qFormat/>
    <w:rPr>
      <w:rFonts w:eastAsia="黑体"/>
      <w:kern w:val="44"/>
      <w:sz w:val="28"/>
    </w:rPr>
  </w:style>
  <w:style w:type="character" w:customStyle="1" w:styleId="20">
    <w:name w:val="标题 2 字符"/>
    <w:link w:val="2"/>
    <w:qFormat/>
    <w:rPr>
      <w:rFonts w:ascii="Arial" w:eastAsiaTheme="majorEastAsia" w:hAnsi="Arial"/>
      <w:sz w:val="28"/>
    </w:rPr>
  </w:style>
  <w:style w:type="character" w:customStyle="1" w:styleId="30">
    <w:name w:val="标题 3 字符"/>
    <w:link w:val="3"/>
    <w:qFormat/>
    <w:rPr>
      <w:rFonts w:ascii="Times New Roman" w:eastAsiaTheme="minorEastAsia" w:hAnsi="Times New Roman"/>
      <w:sz w:val="24"/>
    </w:rPr>
  </w:style>
  <w:style w:type="paragraph" w:styleId="aa">
    <w:name w:val="List Paragraph"/>
    <w:basedOn w:val="a"/>
    <w:uiPriority w:val="99"/>
    <w:qFormat/>
    <w:pPr>
      <w:ind w:firstLine="420"/>
    </w:pPr>
  </w:style>
  <w:style w:type="character" w:customStyle="1" w:styleId="fontstyle01">
    <w:name w:val="fontstyle01"/>
    <w:basedOn w:val="a0"/>
    <w:qFormat/>
    <w:rPr>
      <w:rFonts w:ascii="宋体" w:eastAsia="宋体" w:hAnsi="宋体" w:cs="宋体"/>
      <w:color w:val="000000"/>
      <w:sz w:val="22"/>
      <w:szCs w:val="22"/>
    </w:rPr>
  </w:style>
  <w:style w:type="paragraph" w:customStyle="1" w:styleId="p">
    <w:name w:val="p"/>
    <w:basedOn w:val="a"/>
    <w:qFormat/>
    <w:pPr>
      <w:spacing w:line="525" w:lineRule="atLeast"/>
      <w:ind w:firstLine="375"/>
    </w:pPr>
  </w:style>
  <w:style w:type="character" w:customStyle="1" w:styleId="fontstyle21">
    <w:name w:val="fontstyle21"/>
    <w:basedOn w:val="a0"/>
    <w:qFormat/>
    <w:rPr>
      <w:rFonts w:ascii="宋体" w:eastAsia="宋体" w:hAnsi="宋体" w:cs="宋体"/>
      <w:color w:val="000000"/>
      <w:sz w:val="22"/>
      <w:szCs w:val="22"/>
    </w:rPr>
  </w:style>
  <w:style w:type="paragraph" w:styleId="ab">
    <w:name w:val="Balloon Text"/>
    <w:basedOn w:val="a"/>
    <w:link w:val="ac"/>
    <w:uiPriority w:val="99"/>
    <w:semiHidden/>
    <w:unhideWhenUsed/>
    <w:rsid w:val="006A3DF4"/>
    <w:pPr>
      <w:spacing w:line="240" w:lineRule="auto"/>
    </w:pPr>
    <w:rPr>
      <w:sz w:val="18"/>
      <w:szCs w:val="18"/>
    </w:rPr>
  </w:style>
  <w:style w:type="character" w:customStyle="1" w:styleId="ac">
    <w:name w:val="批注框文本 字符"/>
    <w:basedOn w:val="a0"/>
    <w:link w:val="ab"/>
    <w:uiPriority w:val="99"/>
    <w:semiHidden/>
    <w:rsid w:val="006A3DF4"/>
    <w:rPr>
      <w:kern w:val="2"/>
      <w:sz w:val="18"/>
      <w:szCs w:val="18"/>
    </w:rPr>
  </w:style>
  <w:style w:type="character" w:styleId="ad">
    <w:name w:val="annotation reference"/>
    <w:basedOn w:val="a0"/>
    <w:uiPriority w:val="99"/>
    <w:semiHidden/>
    <w:unhideWhenUsed/>
    <w:rsid w:val="006A3DF4"/>
    <w:rPr>
      <w:sz w:val="21"/>
      <w:szCs w:val="21"/>
    </w:rPr>
  </w:style>
  <w:style w:type="paragraph" w:styleId="ae">
    <w:name w:val="annotation text"/>
    <w:basedOn w:val="a"/>
    <w:link w:val="af"/>
    <w:uiPriority w:val="99"/>
    <w:semiHidden/>
    <w:unhideWhenUsed/>
    <w:rsid w:val="006A3DF4"/>
    <w:pPr>
      <w:jc w:val="left"/>
    </w:pPr>
  </w:style>
  <w:style w:type="character" w:customStyle="1" w:styleId="af">
    <w:name w:val="批注文字 字符"/>
    <w:basedOn w:val="a0"/>
    <w:link w:val="ae"/>
    <w:uiPriority w:val="99"/>
    <w:semiHidden/>
    <w:rsid w:val="006A3DF4"/>
    <w:rPr>
      <w:kern w:val="2"/>
      <w:sz w:val="24"/>
      <w:szCs w:val="24"/>
    </w:rPr>
  </w:style>
  <w:style w:type="paragraph" w:styleId="af0">
    <w:name w:val="annotation subject"/>
    <w:basedOn w:val="ae"/>
    <w:next w:val="ae"/>
    <w:link w:val="af1"/>
    <w:uiPriority w:val="99"/>
    <w:semiHidden/>
    <w:unhideWhenUsed/>
    <w:rsid w:val="006A3DF4"/>
    <w:rPr>
      <w:b/>
      <w:bCs/>
    </w:rPr>
  </w:style>
  <w:style w:type="character" w:customStyle="1" w:styleId="af1">
    <w:name w:val="批注主题 字符"/>
    <w:basedOn w:val="af"/>
    <w:link w:val="af0"/>
    <w:uiPriority w:val="99"/>
    <w:semiHidden/>
    <w:rsid w:val="006A3DF4"/>
    <w:rPr>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42</Pages>
  <Words>3837</Words>
  <Characters>21871</Characters>
  <Application>Microsoft Office Word</Application>
  <DocSecurity>0</DocSecurity>
  <Lines>182</Lines>
  <Paragraphs>51</Paragraphs>
  <ScaleCrop>false</ScaleCrop>
  <Company>China</Company>
  <LinksUpToDate>false</LinksUpToDate>
  <CharactersWithSpaces>25657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于洋</dc:creator>
  <cp:lastModifiedBy>赵 志桓</cp:lastModifiedBy>
  <cp:revision>6</cp:revision>
  <dcterms:created xsi:type="dcterms:W3CDTF">2018-11-15T13:14:00Z</dcterms:created>
  <dcterms:modified xsi:type="dcterms:W3CDTF">2019-04-14T16:21:00Z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2052-11.1.0.8567</vt:lpwstr>
  </property>
</Properties>
</file>